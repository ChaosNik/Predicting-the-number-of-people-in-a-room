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oter3.xml" ContentType="application/vnd.openxmlformats-officedocument.wordprocessingml.footer+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CD374" w14:textId="77777777" w:rsidR="00DF7825" w:rsidRPr="00A5730F" w:rsidRDefault="00C509AB">
      <w:pPr>
        <w:spacing w:after="160" w:line="240" w:lineRule="auto"/>
        <w:jc w:val="center"/>
        <w:rPr>
          <w:rFonts w:ascii="Times New Roman" w:eastAsia="Times New Roman" w:hAnsi="Times New Roman" w:cs="Times New Roman"/>
          <w:b/>
          <w:sz w:val="44"/>
          <w:szCs w:val="44"/>
          <w:lang w:val="sr-Cyrl-BA"/>
        </w:rPr>
      </w:pPr>
      <w:bookmarkStart w:id="1" w:name="_Hlk155731303"/>
      <w:bookmarkEnd w:id="1"/>
      <w:r w:rsidRPr="00A5730F">
        <w:rPr>
          <w:rFonts w:ascii="Times New Roman" w:eastAsia="Times New Roman" w:hAnsi="Times New Roman" w:cs="Times New Roman"/>
          <w:b/>
          <w:sz w:val="44"/>
          <w:szCs w:val="44"/>
          <w:lang w:val="sr-Cyrl-BA"/>
        </w:rPr>
        <w:t>УНИВЕРЗИТЕТ У БАЊОЈ ЛУЦИ</w:t>
      </w:r>
    </w:p>
    <w:p w14:paraId="3148EA66" w14:textId="77777777" w:rsidR="00DF7825" w:rsidRPr="00A5730F" w:rsidRDefault="00C509AB">
      <w:pPr>
        <w:spacing w:after="160" w:line="240" w:lineRule="auto"/>
        <w:jc w:val="center"/>
        <w:rPr>
          <w:rFonts w:ascii="Times New Roman" w:eastAsia="Times New Roman" w:hAnsi="Times New Roman" w:cs="Times New Roman"/>
          <w:b/>
          <w:sz w:val="44"/>
          <w:szCs w:val="44"/>
          <w:lang w:val="sr-Cyrl-BA"/>
        </w:rPr>
      </w:pPr>
      <w:bookmarkStart w:id="2" w:name="_gjdgxs" w:colFirst="0" w:colLast="0"/>
      <w:bookmarkEnd w:id="2"/>
      <w:r w:rsidRPr="00A5730F">
        <w:rPr>
          <w:rFonts w:ascii="Times New Roman" w:eastAsia="Times New Roman" w:hAnsi="Times New Roman" w:cs="Times New Roman"/>
          <w:b/>
          <w:sz w:val="44"/>
          <w:szCs w:val="44"/>
          <w:lang w:val="sr-Cyrl-BA"/>
        </w:rPr>
        <w:t>ЕЛЕКТРОТЕХНИЧКИ ФАКУЛТЕТ</w:t>
      </w:r>
    </w:p>
    <w:p w14:paraId="55551C0D" w14:textId="77777777" w:rsidR="00DF7825" w:rsidRPr="00BE13A5" w:rsidRDefault="00DF7825">
      <w:pPr>
        <w:rPr>
          <w:rFonts w:ascii="Times New Roman" w:hAnsi="Times New Roman" w:cs="Times New Roman"/>
          <w:lang w:val="sr-Cyrl-BA"/>
        </w:rPr>
      </w:pPr>
    </w:p>
    <w:p w14:paraId="3D220620" w14:textId="77777777" w:rsidR="00DF7825" w:rsidRPr="00BE13A5" w:rsidRDefault="00DF7825">
      <w:pPr>
        <w:rPr>
          <w:rFonts w:ascii="Times New Roman" w:hAnsi="Times New Roman" w:cs="Times New Roman"/>
          <w:lang w:val="sr-Cyrl-BA"/>
        </w:rPr>
      </w:pPr>
    </w:p>
    <w:p w14:paraId="5D51C693" w14:textId="77777777" w:rsidR="00DF7825" w:rsidRPr="00BE13A5" w:rsidRDefault="00DF7825">
      <w:pPr>
        <w:rPr>
          <w:rFonts w:ascii="Times New Roman" w:hAnsi="Times New Roman" w:cs="Times New Roman"/>
          <w:lang w:val="sr-Cyrl-BA"/>
        </w:rPr>
      </w:pPr>
    </w:p>
    <w:p w14:paraId="253BE426" w14:textId="77777777" w:rsidR="00DF7825" w:rsidRPr="00BE13A5" w:rsidRDefault="00DF7825">
      <w:pPr>
        <w:rPr>
          <w:rFonts w:ascii="Times New Roman" w:hAnsi="Times New Roman" w:cs="Times New Roman"/>
          <w:lang w:val="sr-Cyrl-BA"/>
        </w:rPr>
      </w:pPr>
    </w:p>
    <w:p w14:paraId="05AC4B1E" w14:textId="77777777" w:rsidR="00DF7825" w:rsidRPr="00A5730F" w:rsidRDefault="00DF7825">
      <w:pPr>
        <w:spacing w:after="160" w:line="240" w:lineRule="auto"/>
        <w:jc w:val="center"/>
        <w:rPr>
          <w:rFonts w:ascii="Times New Roman" w:eastAsia="Times New Roman" w:hAnsi="Times New Roman" w:cs="Times New Roman"/>
          <w:b/>
          <w:sz w:val="44"/>
          <w:szCs w:val="44"/>
          <w:lang w:val="sr-Cyrl-BA"/>
        </w:rPr>
      </w:pPr>
    </w:p>
    <w:p w14:paraId="3DCA720D" w14:textId="77777777" w:rsidR="00DF7825" w:rsidRPr="00A5730F" w:rsidRDefault="00DF7825">
      <w:pPr>
        <w:spacing w:after="160" w:line="240" w:lineRule="auto"/>
        <w:jc w:val="center"/>
        <w:rPr>
          <w:rFonts w:ascii="Times New Roman" w:eastAsia="Times New Roman" w:hAnsi="Times New Roman" w:cs="Times New Roman"/>
          <w:b/>
          <w:sz w:val="44"/>
          <w:szCs w:val="44"/>
          <w:lang w:val="sr-Cyrl-BA"/>
        </w:rPr>
      </w:pPr>
    </w:p>
    <w:p w14:paraId="1A862063" w14:textId="77777777" w:rsidR="00DF7825" w:rsidRPr="00A5730F" w:rsidRDefault="00DF7825">
      <w:pPr>
        <w:spacing w:after="160" w:line="240" w:lineRule="auto"/>
        <w:jc w:val="center"/>
        <w:rPr>
          <w:rFonts w:ascii="Times New Roman" w:eastAsia="Times New Roman" w:hAnsi="Times New Roman" w:cs="Times New Roman"/>
          <w:b/>
          <w:sz w:val="44"/>
          <w:szCs w:val="44"/>
          <w:lang w:val="sr-Cyrl-BA"/>
        </w:rPr>
      </w:pPr>
    </w:p>
    <w:p w14:paraId="26952A44" w14:textId="77777777" w:rsidR="00DF7825" w:rsidRPr="00A5730F" w:rsidRDefault="00DF7825">
      <w:pPr>
        <w:spacing w:after="160" w:line="240" w:lineRule="auto"/>
        <w:jc w:val="center"/>
        <w:rPr>
          <w:rFonts w:ascii="Times New Roman" w:eastAsia="Times New Roman" w:hAnsi="Times New Roman" w:cs="Times New Roman"/>
          <w:b/>
          <w:sz w:val="44"/>
          <w:szCs w:val="44"/>
          <w:lang w:val="sr-Cyrl-BA"/>
        </w:rPr>
      </w:pPr>
    </w:p>
    <w:p w14:paraId="4383444D" w14:textId="77777777" w:rsidR="00DF7825" w:rsidRPr="00A5730F" w:rsidRDefault="00C509AB">
      <w:pPr>
        <w:spacing w:after="160" w:line="240" w:lineRule="auto"/>
        <w:jc w:val="center"/>
        <w:rPr>
          <w:rFonts w:ascii="Times New Roman" w:eastAsia="Times New Roman" w:hAnsi="Times New Roman" w:cs="Times New Roman"/>
          <w:b/>
          <w:sz w:val="32"/>
          <w:szCs w:val="32"/>
          <w:lang w:val="sr-Cyrl-BA"/>
        </w:rPr>
      </w:pPr>
      <w:r w:rsidRPr="00A5730F">
        <w:rPr>
          <w:rFonts w:ascii="Times New Roman" w:eastAsia="Times New Roman" w:hAnsi="Times New Roman" w:cs="Times New Roman"/>
          <w:b/>
          <w:sz w:val="32"/>
          <w:szCs w:val="32"/>
          <w:lang w:val="sr-Cyrl-BA"/>
        </w:rPr>
        <w:t>Никола Карпић</w:t>
      </w:r>
    </w:p>
    <w:p w14:paraId="1DE01065" w14:textId="77777777" w:rsidR="00DF7825" w:rsidRPr="00A5730F" w:rsidRDefault="00DF7825">
      <w:pPr>
        <w:spacing w:after="160" w:line="240" w:lineRule="auto"/>
        <w:jc w:val="center"/>
        <w:rPr>
          <w:rFonts w:ascii="Times New Roman" w:eastAsia="Times New Roman" w:hAnsi="Times New Roman" w:cs="Times New Roman"/>
          <w:b/>
          <w:sz w:val="32"/>
          <w:szCs w:val="32"/>
          <w:lang w:val="sr-Cyrl-BA"/>
        </w:rPr>
      </w:pPr>
    </w:p>
    <w:p w14:paraId="37E1C50A" w14:textId="77777777" w:rsidR="00DF7825" w:rsidRPr="00A5730F" w:rsidRDefault="00C509AB">
      <w:pPr>
        <w:spacing w:after="160" w:line="240" w:lineRule="auto"/>
        <w:jc w:val="center"/>
        <w:rPr>
          <w:rFonts w:ascii="Times New Roman" w:eastAsia="Times New Roman" w:hAnsi="Times New Roman" w:cs="Times New Roman"/>
          <w:b/>
          <w:sz w:val="44"/>
          <w:szCs w:val="44"/>
          <w:lang w:val="sr-Cyrl-BA"/>
        </w:rPr>
      </w:pPr>
      <w:r w:rsidRPr="00A5730F">
        <w:rPr>
          <w:rFonts w:ascii="Times New Roman" w:eastAsia="Times New Roman" w:hAnsi="Times New Roman" w:cs="Times New Roman"/>
          <w:b/>
          <w:sz w:val="44"/>
          <w:szCs w:val="44"/>
          <w:lang w:val="sr-Cyrl-BA"/>
        </w:rPr>
        <w:t>Развој рјешења за предвиђање броја особа у просторији</w:t>
      </w:r>
    </w:p>
    <w:p w14:paraId="6B50DC02" w14:textId="77777777" w:rsidR="00DF7825" w:rsidRPr="00A5730F" w:rsidRDefault="00DF7825">
      <w:pPr>
        <w:spacing w:after="160" w:line="240" w:lineRule="auto"/>
        <w:jc w:val="center"/>
        <w:rPr>
          <w:rFonts w:ascii="Times New Roman" w:eastAsia="Times New Roman" w:hAnsi="Times New Roman" w:cs="Times New Roman"/>
          <w:b/>
          <w:sz w:val="28"/>
          <w:szCs w:val="28"/>
          <w:lang w:val="sr-Cyrl-BA"/>
        </w:rPr>
      </w:pPr>
    </w:p>
    <w:p w14:paraId="18152E97" w14:textId="77777777" w:rsidR="00DF7825" w:rsidRPr="00A5730F" w:rsidRDefault="00C509AB">
      <w:pPr>
        <w:spacing w:after="160" w:line="240" w:lineRule="auto"/>
        <w:jc w:val="center"/>
        <w:rPr>
          <w:rFonts w:ascii="Times New Roman" w:eastAsia="Times New Roman" w:hAnsi="Times New Roman" w:cs="Times New Roman"/>
          <w:b/>
          <w:sz w:val="28"/>
          <w:szCs w:val="28"/>
          <w:lang w:val="sr-Cyrl-BA"/>
        </w:rPr>
      </w:pPr>
      <w:r w:rsidRPr="00A5730F">
        <w:rPr>
          <w:rFonts w:ascii="Times New Roman" w:eastAsia="Times New Roman" w:hAnsi="Times New Roman" w:cs="Times New Roman"/>
          <w:b/>
          <w:sz w:val="28"/>
          <w:szCs w:val="28"/>
          <w:lang w:val="sr-Cyrl-BA"/>
        </w:rPr>
        <w:t>дипломски рад</w:t>
      </w:r>
    </w:p>
    <w:p w14:paraId="7FA9260D"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1725C0B4"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1E5E7629"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28E7C249"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5E15379F"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6F03A514"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79E0D3B1"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41262F00" w14:textId="4831864A" w:rsidR="00DF7825" w:rsidRPr="00A5730F" w:rsidRDefault="00C509AB">
      <w:pPr>
        <w:spacing w:after="160" w:line="240" w:lineRule="auto"/>
        <w:jc w:val="center"/>
        <w:rPr>
          <w:rFonts w:ascii="Times New Roman" w:eastAsia="Times New Roman" w:hAnsi="Times New Roman" w:cs="Times New Roman"/>
          <w:lang w:val="sr-Cyrl-BA"/>
        </w:rPr>
      </w:pPr>
      <w:r w:rsidRPr="00A5730F">
        <w:rPr>
          <w:rFonts w:ascii="Times New Roman" w:eastAsia="Times New Roman" w:hAnsi="Times New Roman" w:cs="Times New Roman"/>
          <w:b/>
          <w:sz w:val="28"/>
          <w:szCs w:val="28"/>
          <w:lang w:val="sr-Cyrl-BA"/>
        </w:rPr>
        <w:t xml:space="preserve">Бања Лука, </w:t>
      </w:r>
      <w:del w:id="3" w:author="Nikola Karpic" w:date="2024-03-25T08:19:00Z">
        <w:r w:rsidR="00FB707A" w:rsidRPr="00A5730F" w:rsidDel="00C61BC2">
          <w:rPr>
            <w:rFonts w:ascii="Times New Roman" w:eastAsia="Times New Roman" w:hAnsi="Times New Roman" w:cs="Times New Roman"/>
            <w:b/>
            <w:sz w:val="28"/>
            <w:szCs w:val="28"/>
            <w:lang w:val="sr-Cyrl-BA"/>
          </w:rPr>
          <w:delText>март</w:delText>
        </w:r>
        <w:r w:rsidR="00956A0B" w:rsidRPr="00A5730F" w:rsidDel="00C61BC2">
          <w:rPr>
            <w:rFonts w:ascii="Times New Roman" w:eastAsia="Times New Roman" w:hAnsi="Times New Roman" w:cs="Times New Roman"/>
            <w:b/>
            <w:sz w:val="28"/>
            <w:szCs w:val="28"/>
            <w:lang w:val="sr-Cyrl-BA"/>
          </w:rPr>
          <w:delText xml:space="preserve"> </w:delText>
        </w:r>
      </w:del>
      <w:ins w:id="4" w:author="Nikola Karpic" w:date="2024-03-25T08:19:00Z">
        <w:r w:rsidR="00C61BC2">
          <w:rPr>
            <w:rFonts w:ascii="Times New Roman" w:eastAsia="Times New Roman" w:hAnsi="Times New Roman" w:cs="Times New Roman"/>
            <w:b/>
            <w:sz w:val="28"/>
            <w:szCs w:val="28"/>
            <w:lang w:val="sr-Cyrl-BA"/>
          </w:rPr>
          <w:t>април</w:t>
        </w:r>
        <w:r w:rsidR="00C61BC2" w:rsidRPr="00A5730F">
          <w:rPr>
            <w:rFonts w:ascii="Times New Roman" w:eastAsia="Times New Roman" w:hAnsi="Times New Roman" w:cs="Times New Roman"/>
            <w:b/>
            <w:sz w:val="28"/>
            <w:szCs w:val="28"/>
            <w:lang w:val="sr-Cyrl-BA"/>
          </w:rPr>
          <w:t xml:space="preserve"> </w:t>
        </w:r>
      </w:ins>
      <w:r w:rsidR="00106EBC" w:rsidRPr="00A5730F">
        <w:rPr>
          <w:rFonts w:ascii="Times New Roman" w:eastAsia="Times New Roman" w:hAnsi="Times New Roman" w:cs="Times New Roman"/>
          <w:b/>
          <w:sz w:val="28"/>
          <w:szCs w:val="28"/>
          <w:lang w:val="sr-Cyrl-BA"/>
        </w:rPr>
        <w:t>2024</w:t>
      </w:r>
      <w:r w:rsidRPr="00A5730F">
        <w:rPr>
          <w:rFonts w:ascii="Times New Roman" w:eastAsia="Times New Roman" w:hAnsi="Times New Roman" w:cs="Times New Roman"/>
          <w:b/>
          <w:sz w:val="28"/>
          <w:szCs w:val="28"/>
          <w:lang w:val="sr-Cyrl-BA"/>
        </w:rPr>
        <w:t>.</w:t>
      </w:r>
    </w:p>
    <w:p w14:paraId="70E5FD05"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4228A9D8" w14:textId="77777777" w:rsidR="00DF7825" w:rsidRPr="00A5730F" w:rsidRDefault="00DF7825">
      <w:pPr>
        <w:spacing w:after="160" w:line="240" w:lineRule="auto"/>
        <w:ind w:left="990"/>
        <w:rPr>
          <w:rFonts w:ascii="Times New Roman" w:eastAsia="Times New Roman" w:hAnsi="Times New Roman" w:cs="Times New Roman"/>
          <w:b/>
          <w:sz w:val="28"/>
          <w:szCs w:val="28"/>
          <w:lang w:val="sr-Cyrl-BA"/>
        </w:rPr>
      </w:pPr>
    </w:p>
    <w:p w14:paraId="2D089538" w14:textId="77777777" w:rsidR="00DF7825" w:rsidRPr="00A5730F" w:rsidRDefault="00DF7825">
      <w:pPr>
        <w:spacing w:after="160" w:line="240" w:lineRule="auto"/>
        <w:ind w:left="990"/>
        <w:rPr>
          <w:rFonts w:ascii="Times New Roman" w:eastAsia="Times New Roman" w:hAnsi="Times New Roman" w:cs="Times New Roman"/>
          <w:b/>
          <w:sz w:val="28"/>
          <w:szCs w:val="28"/>
          <w:lang w:val="sr-Cyrl-BA"/>
        </w:rPr>
      </w:pPr>
    </w:p>
    <w:p w14:paraId="3D513F57" w14:textId="77777777" w:rsidR="00DF7825" w:rsidRPr="00A5730F" w:rsidRDefault="00DF7825">
      <w:pPr>
        <w:spacing w:after="160" w:line="240" w:lineRule="auto"/>
        <w:ind w:left="990"/>
        <w:rPr>
          <w:rFonts w:ascii="Times New Roman" w:eastAsia="Times New Roman" w:hAnsi="Times New Roman" w:cs="Times New Roman"/>
          <w:b/>
          <w:sz w:val="28"/>
          <w:szCs w:val="28"/>
          <w:lang w:val="sr-Cyrl-BA"/>
        </w:rPr>
      </w:pPr>
    </w:p>
    <w:p w14:paraId="70F7B6B5" w14:textId="77777777" w:rsidR="00DF7825" w:rsidRPr="00A5730F" w:rsidRDefault="00DF7825">
      <w:pPr>
        <w:spacing w:after="160" w:line="240" w:lineRule="auto"/>
        <w:ind w:left="990"/>
        <w:rPr>
          <w:rFonts w:ascii="Times New Roman" w:eastAsia="Times New Roman" w:hAnsi="Times New Roman" w:cs="Times New Roman"/>
          <w:b/>
          <w:sz w:val="28"/>
          <w:szCs w:val="28"/>
          <w:lang w:val="sr-Cyrl-BA"/>
        </w:rPr>
      </w:pPr>
    </w:p>
    <w:p w14:paraId="6A29303E" w14:textId="77777777" w:rsidR="00DF7825" w:rsidRPr="00A5730F" w:rsidRDefault="00C509AB">
      <w:pPr>
        <w:spacing w:after="160" w:line="240" w:lineRule="auto"/>
        <w:ind w:left="2160" w:hanging="1440"/>
        <w:rPr>
          <w:rFonts w:ascii="Times New Roman" w:eastAsia="Times New Roman" w:hAnsi="Times New Roman" w:cs="Times New Roman"/>
          <w:b/>
          <w:bCs/>
          <w:sz w:val="44"/>
          <w:szCs w:val="44"/>
          <w:lang w:val="sr-Cyrl-BA"/>
        </w:rPr>
      </w:pPr>
      <w:r w:rsidRPr="00A5730F">
        <w:rPr>
          <w:rFonts w:ascii="Times New Roman" w:eastAsia="Times New Roman" w:hAnsi="Times New Roman" w:cs="Times New Roman"/>
          <w:b/>
          <w:bCs/>
          <w:sz w:val="28"/>
          <w:szCs w:val="28"/>
          <w:lang w:val="sr-Cyrl-BA"/>
        </w:rPr>
        <w:t xml:space="preserve">Тема: </w:t>
      </w:r>
      <w:r w:rsidRPr="00A5730F">
        <w:rPr>
          <w:rFonts w:ascii="Times New Roman" w:eastAsia="Times New Roman" w:hAnsi="Times New Roman" w:cs="Times New Roman"/>
          <w:b/>
          <w:sz w:val="28"/>
          <w:szCs w:val="28"/>
          <w:lang w:val="sr-Cyrl-BA"/>
        </w:rPr>
        <w:tab/>
      </w:r>
      <w:r w:rsidRPr="00A5730F">
        <w:rPr>
          <w:rFonts w:ascii="Times New Roman" w:eastAsia="Times New Roman" w:hAnsi="Times New Roman" w:cs="Times New Roman"/>
          <w:b/>
          <w:bCs/>
          <w:sz w:val="32"/>
          <w:szCs w:val="44"/>
          <w:lang w:val="sr-Cyrl-BA"/>
        </w:rPr>
        <w:t>РАЗВОЈ РЈЕШЕЊА ЗА ПРЕДВИЂАЊЕ БРОЈА ОСОБА У ПРОСТОРИЈИ</w:t>
      </w:r>
    </w:p>
    <w:p w14:paraId="492CA958" w14:textId="77777777" w:rsidR="00DF7825" w:rsidRPr="00A5730F" w:rsidRDefault="00DF7825">
      <w:pPr>
        <w:spacing w:after="160" w:line="240" w:lineRule="auto"/>
        <w:ind w:left="990"/>
        <w:rPr>
          <w:rFonts w:ascii="Times New Roman" w:eastAsia="Times New Roman" w:hAnsi="Times New Roman" w:cs="Times New Roman"/>
          <w:b/>
          <w:sz w:val="32"/>
          <w:szCs w:val="32"/>
          <w:lang w:val="sr-Cyrl-BA"/>
        </w:rPr>
      </w:pPr>
    </w:p>
    <w:p w14:paraId="5169613F" w14:textId="77777777" w:rsidR="00DF7825" w:rsidRPr="00A5730F" w:rsidRDefault="00C509AB">
      <w:pPr>
        <w:spacing w:line="240" w:lineRule="auto"/>
        <w:rPr>
          <w:rFonts w:ascii="Times New Roman" w:eastAsia="Times New Roman" w:hAnsi="Times New Roman" w:cs="Times New Roman"/>
          <w:b/>
          <w:sz w:val="26"/>
          <w:szCs w:val="26"/>
          <w:lang w:val="sr-Cyrl-BA"/>
        </w:rPr>
      </w:pPr>
      <w:r w:rsidRPr="00A5730F">
        <w:rPr>
          <w:rFonts w:ascii="Times New Roman" w:eastAsia="Times New Roman" w:hAnsi="Times New Roman" w:cs="Times New Roman"/>
          <w:b/>
          <w:sz w:val="26"/>
          <w:szCs w:val="26"/>
          <w:lang w:val="sr-Cyrl-BA"/>
        </w:rPr>
        <w:tab/>
        <w:t>Кључне ријечи:</w:t>
      </w:r>
    </w:p>
    <w:p w14:paraId="52C48447" w14:textId="77777777" w:rsidR="00DF7825" w:rsidRPr="00A5730F" w:rsidRDefault="00C509AB">
      <w:pPr>
        <w:spacing w:line="240" w:lineRule="auto"/>
        <w:rPr>
          <w:rFonts w:ascii="Times New Roman" w:eastAsia="Times New Roman" w:hAnsi="Times New Roman" w:cs="Times New Roman"/>
          <w:b/>
          <w:sz w:val="26"/>
          <w:szCs w:val="26"/>
          <w:lang w:val="sr-Cyrl-BA"/>
        </w:rPr>
      </w:pPr>
      <w:r w:rsidRPr="00A5730F">
        <w:rPr>
          <w:rFonts w:ascii="Times New Roman" w:eastAsia="Times New Roman" w:hAnsi="Times New Roman" w:cs="Times New Roman"/>
          <w:b/>
          <w:sz w:val="26"/>
          <w:szCs w:val="26"/>
          <w:lang w:val="sr-Cyrl-BA"/>
        </w:rPr>
        <w:tab/>
      </w:r>
      <w:r w:rsidRPr="00A5730F">
        <w:rPr>
          <w:rFonts w:ascii="Times New Roman" w:eastAsia="Times New Roman" w:hAnsi="Times New Roman" w:cs="Times New Roman"/>
          <w:b/>
          <w:sz w:val="26"/>
          <w:szCs w:val="26"/>
          <w:lang w:val="sr-Cyrl-BA"/>
        </w:rPr>
        <w:tab/>
      </w:r>
      <w:r w:rsidRPr="00A5730F">
        <w:rPr>
          <w:rFonts w:ascii="Times New Roman" w:eastAsia="Times New Roman" w:hAnsi="Times New Roman" w:cs="Times New Roman"/>
          <w:b/>
          <w:sz w:val="26"/>
          <w:szCs w:val="26"/>
          <w:lang w:val="sr-Cyrl-BA"/>
        </w:rPr>
        <w:tab/>
        <w:t>Машинско учење</w:t>
      </w:r>
    </w:p>
    <w:p w14:paraId="58138231" w14:textId="77777777" w:rsidR="00DF7825" w:rsidRPr="00A5730F" w:rsidRDefault="00C509AB">
      <w:pPr>
        <w:spacing w:line="240" w:lineRule="auto"/>
        <w:ind w:left="2160"/>
        <w:rPr>
          <w:rFonts w:ascii="Times New Roman" w:eastAsia="Times New Roman" w:hAnsi="Times New Roman" w:cs="Times New Roman"/>
          <w:b/>
          <w:sz w:val="26"/>
          <w:szCs w:val="26"/>
          <w:lang w:val="sr-Cyrl-BA"/>
        </w:rPr>
      </w:pPr>
      <w:r w:rsidRPr="00A5730F">
        <w:rPr>
          <w:rFonts w:ascii="Times New Roman" w:eastAsia="Times New Roman" w:hAnsi="Times New Roman" w:cs="Times New Roman"/>
          <w:b/>
          <w:sz w:val="26"/>
          <w:szCs w:val="26"/>
          <w:lang w:val="sr-Cyrl-BA"/>
        </w:rPr>
        <w:t>Регресија</w:t>
      </w:r>
    </w:p>
    <w:p w14:paraId="7F7668F0" w14:textId="77777777" w:rsidR="00DF7825" w:rsidRPr="00A5730F" w:rsidRDefault="00C509AB">
      <w:pPr>
        <w:spacing w:line="240" w:lineRule="auto"/>
        <w:ind w:left="2160"/>
        <w:rPr>
          <w:rFonts w:ascii="Times New Roman" w:eastAsia="Times New Roman" w:hAnsi="Times New Roman" w:cs="Times New Roman"/>
          <w:b/>
          <w:sz w:val="26"/>
          <w:szCs w:val="26"/>
          <w:lang w:val="sr-Cyrl-BA"/>
        </w:rPr>
      </w:pPr>
      <w:r w:rsidRPr="00A5730F">
        <w:rPr>
          <w:rFonts w:ascii="Times New Roman" w:eastAsia="Times New Roman" w:hAnsi="Times New Roman" w:cs="Times New Roman"/>
          <w:b/>
          <w:sz w:val="26"/>
          <w:szCs w:val="26"/>
          <w:lang w:val="sr-Cyrl-BA"/>
        </w:rPr>
        <w:t>Класификација</w:t>
      </w:r>
    </w:p>
    <w:p w14:paraId="7CA4C8E7" w14:textId="77777777" w:rsidR="00DF7825" w:rsidRPr="00A5730F" w:rsidRDefault="00C509AB">
      <w:pPr>
        <w:spacing w:line="240" w:lineRule="auto"/>
        <w:ind w:left="990"/>
        <w:rPr>
          <w:rFonts w:ascii="Times New Roman" w:eastAsia="Times New Roman" w:hAnsi="Times New Roman" w:cs="Times New Roman"/>
          <w:b/>
          <w:sz w:val="26"/>
          <w:szCs w:val="26"/>
          <w:lang w:val="sr-Cyrl-BA"/>
        </w:rPr>
      </w:pPr>
      <w:r w:rsidRPr="00A5730F">
        <w:rPr>
          <w:rFonts w:ascii="Times New Roman" w:eastAsia="Times New Roman" w:hAnsi="Times New Roman" w:cs="Times New Roman"/>
          <w:b/>
          <w:sz w:val="26"/>
          <w:szCs w:val="26"/>
          <w:lang w:val="sr-Cyrl-BA"/>
        </w:rPr>
        <w:tab/>
      </w:r>
      <w:r w:rsidRPr="00A5730F">
        <w:rPr>
          <w:rFonts w:ascii="Times New Roman" w:eastAsia="Times New Roman" w:hAnsi="Times New Roman" w:cs="Times New Roman"/>
          <w:b/>
          <w:sz w:val="26"/>
          <w:szCs w:val="26"/>
          <w:lang w:val="sr-Cyrl-BA"/>
        </w:rPr>
        <w:tab/>
        <w:t>LightGBM</w:t>
      </w:r>
    </w:p>
    <w:p w14:paraId="58BC40B9" w14:textId="77777777" w:rsidR="00DF7825" w:rsidRPr="00A5730F" w:rsidRDefault="00C509AB">
      <w:pPr>
        <w:spacing w:line="240" w:lineRule="auto"/>
        <w:ind w:left="990"/>
        <w:rPr>
          <w:rFonts w:ascii="Times New Roman" w:eastAsia="Times New Roman" w:hAnsi="Times New Roman" w:cs="Times New Roman"/>
          <w:b/>
          <w:sz w:val="26"/>
          <w:szCs w:val="26"/>
          <w:lang w:val="sr-Cyrl-BA"/>
        </w:rPr>
      </w:pPr>
      <w:r w:rsidRPr="00A5730F">
        <w:rPr>
          <w:rFonts w:ascii="Times New Roman" w:eastAsia="Times New Roman" w:hAnsi="Times New Roman" w:cs="Times New Roman"/>
          <w:b/>
          <w:sz w:val="26"/>
          <w:szCs w:val="26"/>
          <w:lang w:val="sr-Cyrl-BA"/>
        </w:rPr>
        <w:t xml:space="preserve">        </w:t>
      </w:r>
      <w:r w:rsidRPr="00A5730F">
        <w:rPr>
          <w:rFonts w:ascii="Times New Roman" w:eastAsia="Times New Roman" w:hAnsi="Times New Roman" w:cs="Times New Roman"/>
          <w:b/>
          <w:sz w:val="26"/>
          <w:szCs w:val="26"/>
          <w:lang w:val="sr-Cyrl-BA"/>
        </w:rPr>
        <w:br/>
      </w:r>
      <w:r w:rsidRPr="00A5730F">
        <w:rPr>
          <w:rFonts w:ascii="Times New Roman" w:eastAsia="Times New Roman" w:hAnsi="Times New Roman" w:cs="Times New Roman"/>
          <w:b/>
          <w:sz w:val="26"/>
          <w:szCs w:val="26"/>
          <w:lang w:val="sr-Cyrl-BA"/>
        </w:rPr>
        <w:tab/>
        <w:t xml:space="preserve">    </w:t>
      </w:r>
    </w:p>
    <w:p w14:paraId="490BEE52" w14:textId="77777777" w:rsidR="00DF7825" w:rsidRPr="00A5730F" w:rsidRDefault="00DF7825">
      <w:pPr>
        <w:spacing w:line="240" w:lineRule="auto"/>
        <w:rPr>
          <w:rFonts w:ascii="Times New Roman" w:eastAsia="Times New Roman" w:hAnsi="Times New Roman" w:cs="Times New Roman"/>
          <w:b/>
          <w:sz w:val="28"/>
          <w:szCs w:val="28"/>
          <w:lang w:val="sr-Cyrl-BA"/>
        </w:rPr>
      </w:pPr>
    </w:p>
    <w:p w14:paraId="69C295F4" w14:textId="77777777" w:rsidR="00DF7825" w:rsidRPr="00A5730F" w:rsidRDefault="00C509AB">
      <w:pPr>
        <w:spacing w:line="240" w:lineRule="auto"/>
        <w:rPr>
          <w:rFonts w:ascii="Times New Roman" w:eastAsia="Times New Roman" w:hAnsi="Times New Roman" w:cs="Times New Roman"/>
          <w:b/>
          <w:sz w:val="28"/>
          <w:szCs w:val="28"/>
          <w:lang w:val="sr-Cyrl-BA"/>
        </w:rPr>
      </w:pPr>
      <w:r w:rsidRPr="00A5730F">
        <w:rPr>
          <w:rFonts w:ascii="Times New Roman" w:eastAsia="Times New Roman" w:hAnsi="Times New Roman" w:cs="Times New Roman"/>
          <w:b/>
          <w:sz w:val="28"/>
          <w:szCs w:val="28"/>
          <w:lang w:val="sr-Cyrl-BA"/>
        </w:rPr>
        <w:tab/>
        <w:t>Комисија:</w:t>
      </w:r>
    </w:p>
    <w:p w14:paraId="68FFAD7F" w14:textId="4605520E" w:rsidR="00DF7825" w:rsidRPr="00A5730F" w:rsidRDefault="00C509AB">
      <w:pPr>
        <w:spacing w:line="240" w:lineRule="auto"/>
        <w:rPr>
          <w:rFonts w:ascii="Times New Roman" w:eastAsia="Times New Roman" w:hAnsi="Times New Roman" w:cs="Times New Roman"/>
          <w:b/>
          <w:sz w:val="28"/>
          <w:szCs w:val="28"/>
          <w:lang w:val="sr-Cyrl-BA"/>
        </w:rPr>
      </w:pPr>
      <w:r w:rsidRPr="00A5730F">
        <w:rPr>
          <w:rFonts w:ascii="Times New Roman" w:eastAsia="Times New Roman" w:hAnsi="Times New Roman" w:cs="Times New Roman"/>
          <w:b/>
          <w:sz w:val="28"/>
          <w:szCs w:val="28"/>
          <w:lang w:val="sr-Cyrl-BA"/>
        </w:rPr>
        <w:tab/>
      </w:r>
      <w:r w:rsidRPr="00A5730F">
        <w:rPr>
          <w:rFonts w:ascii="Times New Roman" w:eastAsia="Times New Roman" w:hAnsi="Times New Roman" w:cs="Times New Roman"/>
          <w:b/>
          <w:sz w:val="28"/>
          <w:szCs w:val="28"/>
          <w:lang w:val="sr-Cyrl-BA"/>
        </w:rPr>
        <w:tab/>
      </w:r>
      <w:r w:rsidRPr="00A5730F">
        <w:rPr>
          <w:rFonts w:ascii="Times New Roman" w:eastAsia="Times New Roman" w:hAnsi="Times New Roman" w:cs="Times New Roman"/>
          <w:b/>
          <w:sz w:val="28"/>
          <w:szCs w:val="28"/>
          <w:lang w:val="sr-Cyrl-BA"/>
        </w:rPr>
        <w:tab/>
        <w:t>проф. др Милош Љубојевић, предсједник</w:t>
      </w:r>
    </w:p>
    <w:p w14:paraId="33AFC4A4" w14:textId="77777777" w:rsidR="00DF7825" w:rsidRPr="00A5730F" w:rsidRDefault="00C509AB">
      <w:pPr>
        <w:spacing w:line="240" w:lineRule="auto"/>
        <w:rPr>
          <w:rFonts w:ascii="Times New Roman" w:eastAsia="Times New Roman" w:hAnsi="Times New Roman" w:cs="Times New Roman"/>
          <w:b/>
          <w:sz w:val="28"/>
          <w:szCs w:val="28"/>
          <w:lang w:val="sr-Cyrl-BA"/>
        </w:rPr>
      </w:pPr>
      <w:r w:rsidRPr="00A5730F">
        <w:rPr>
          <w:rFonts w:ascii="Times New Roman" w:eastAsia="Times New Roman" w:hAnsi="Times New Roman" w:cs="Times New Roman"/>
          <w:b/>
          <w:sz w:val="28"/>
          <w:szCs w:val="28"/>
          <w:lang w:val="sr-Cyrl-BA"/>
        </w:rPr>
        <w:tab/>
      </w:r>
      <w:r w:rsidRPr="00A5730F">
        <w:rPr>
          <w:rFonts w:ascii="Times New Roman" w:eastAsia="Times New Roman" w:hAnsi="Times New Roman" w:cs="Times New Roman"/>
          <w:b/>
          <w:sz w:val="28"/>
          <w:szCs w:val="28"/>
          <w:lang w:val="sr-Cyrl-BA"/>
        </w:rPr>
        <w:tab/>
      </w:r>
      <w:r w:rsidRPr="00A5730F">
        <w:rPr>
          <w:rFonts w:ascii="Times New Roman" w:eastAsia="Times New Roman" w:hAnsi="Times New Roman" w:cs="Times New Roman"/>
          <w:b/>
          <w:sz w:val="28"/>
          <w:szCs w:val="28"/>
          <w:lang w:val="sr-Cyrl-BA"/>
        </w:rPr>
        <w:tab/>
        <w:t>проф. др Зоран Ђурић, ментор</w:t>
      </w:r>
    </w:p>
    <w:p w14:paraId="7917A9CE" w14:textId="77777777" w:rsidR="00DF7825" w:rsidRPr="00A5730F" w:rsidRDefault="00C509AB">
      <w:pPr>
        <w:spacing w:line="240" w:lineRule="auto"/>
        <w:rPr>
          <w:rFonts w:ascii="Times New Roman" w:eastAsia="Times New Roman" w:hAnsi="Times New Roman" w:cs="Times New Roman"/>
          <w:b/>
          <w:sz w:val="28"/>
          <w:szCs w:val="28"/>
          <w:lang w:val="sr-Cyrl-BA"/>
        </w:rPr>
      </w:pPr>
      <w:r w:rsidRPr="00A5730F">
        <w:rPr>
          <w:rFonts w:ascii="Times New Roman" w:eastAsia="Times New Roman" w:hAnsi="Times New Roman" w:cs="Times New Roman"/>
          <w:b/>
          <w:sz w:val="28"/>
          <w:szCs w:val="28"/>
          <w:lang w:val="sr-Cyrl-BA"/>
        </w:rPr>
        <w:tab/>
      </w:r>
      <w:r w:rsidRPr="00A5730F">
        <w:rPr>
          <w:rFonts w:ascii="Times New Roman" w:eastAsia="Times New Roman" w:hAnsi="Times New Roman" w:cs="Times New Roman"/>
          <w:b/>
          <w:sz w:val="28"/>
          <w:szCs w:val="28"/>
          <w:lang w:val="sr-Cyrl-BA"/>
        </w:rPr>
        <w:tab/>
      </w:r>
      <w:r w:rsidRPr="00A5730F">
        <w:rPr>
          <w:rFonts w:ascii="Times New Roman" w:eastAsia="Times New Roman" w:hAnsi="Times New Roman" w:cs="Times New Roman"/>
          <w:b/>
          <w:sz w:val="28"/>
          <w:szCs w:val="28"/>
          <w:lang w:val="sr-Cyrl-BA"/>
        </w:rPr>
        <w:tab/>
        <w:t>Александар Келеч, ма, члан</w:t>
      </w:r>
    </w:p>
    <w:p w14:paraId="1BDA4910" w14:textId="77777777" w:rsidR="00DF7825" w:rsidRPr="00A5730F" w:rsidRDefault="00DF7825">
      <w:pPr>
        <w:spacing w:line="240" w:lineRule="auto"/>
        <w:rPr>
          <w:rFonts w:ascii="Times New Roman" w:eastAsia="Times New Roman" w:hAnsi="Times New Roman" w:cs="Times New Roman"/>
          <w:b/>
          <w:sz w:val="28"/>
          <w:szCs w:val="28"/>
          <w:lang w:val="sr-Cyrl-BA"/>
        </w:rPr>
      </w:pPr>
    </w:p>
    <w:p w14:paraId="20319CCB" w14:textId="77777777" w:rsidR="00DF7825" w:rsidRPr="00A5730F" w:rsidRDefault="00DF7825">
      <w:pPr>
        <w:spacing w:after="160" w:line="240" w:lineRule="auto"/>
        <w:jc w:val="center"/>
        <w:rPr>
          <w:rFonts w:ascii="Times New Roman" w:eastAsia="Times New Roman" w:hAnsi="Times New Roman" w:cs="Times New Roman"/>
          <w:b/>
          <w:sz w:val="28"/>
          <w:szCs w:val="28"/>
          <w:lang w:val="sr-Cyrl-BA"/>
        </w:rPr>
      </w:pPr>
    </w:p>
    <w:p w14:paraId="2A58D125" w14:textId="77777777" w:rsidR="00DF7825" w:rsidRPr="00A5730F" w:rsidRDefault="00DF7825">
      <w:pPr>
        <w:spacing w:after="160" w:line="240" w:lineRule="auto"/>
        <w:jc w:val="center"/>
        <w:rPr>
          <w:rFonts w:ascii="Times New Roman" w:eastAsia="Times New Roman" w:hAnsi="Times New Roman" w:cs="Times New Roman"/>
          <w:b/>
          <w:sz w:val="28"/>
          <w:szCs w:val="28"/>
          <w:lang w:val="sr-Cyrl-BA"/>
        </w:rPr>
      </w:pPr>
    </w:p>
    <w:p w14:paraId="2C5C312A" w14:textId="77777777" w:rsidR="00DF7825" w:rsidRPr="00A5730F" w:rsidRDefault="00DF7825">
      <w:pPr>
        <w:spacing w:after="160" w:line="240" w:lineRule="auto"/>
        <w:jc w:val="center"/>
        <w:rPr>
          <w:rFonts w:ascii="Times New Roman" w:eastAsia="Times New Roman" w:hAnsi="Times New Roman" w:cs="Times New Roman"/>
          <w:b/>
          <w:sz w:val="28"/>
          <w:szCs w:val="28"/>
          <w:lang w:val="sr-Cyrl-BA"/>
        </w:rPr>
      </w:pPr>
    </w:p>
    <w:p w14:paraId="67D6DEFD" w14:textId="77777777" w:rsidR="00DF7825" w:rsidRPr="00A5730F" w:rsidRDefault="00DF7825">
      <w:pPr>
        <w:spacing w:after="160" w:line="240" w:lineRule="auto"/>
        <w:jc w:val="center"/>
        <w:rPr>
          <w:rFonts w:ascii="Times New Roman" w:eastAsia="Times New Roman" w:hAnsi="Times New Roman" w:cs="Times New Roman"/>
          <w:b/>
          <w:sz w:val="28"/>
          <w:szCs w:val="28"/>
          <w:lang w:val="sr-Cyrl-BA"/>
        </w:rPr>
      </w:pPr>
    </w:p>
    <w:p w14:paraId="39357BBC" w14:textId="77777777" w:rsidR="00DF7825" w:rsidRPr="00A5730F" w:rsidRDefault="00DF7825">
      <w:pPr>
        <w:spacing w:after="160" w:line="240" w:lineRule="auto"/>
        <w:jc w:val="center"/>
        <w:rPr>
          <w:rFonts w:ascii="Times New Roman" w:eastAsia="Times New Roman" w:hAnsi="Times New Roman" w:cs="Times New Roman"/>
          <w:b/>
          <w:sz w:val="28"/>
          <w:szCs w:val="28"/>
          <w:lang w:val="sr-Cyrl-BA"/>
        </w:rPr>
      </w:pPr>
    </w:p>
    <w:p w14:paraId="53D89D62" w14:textId="77777777" w:rsidR="00DF7825" w:rsidRPr="00A5730F" w:rsidRDefault="00DF7825">
      <w:pPr>
        <w:spacing w:after="160" w:line="240" w:lineRule="auto"/>
        <w:jc w:val="center"/>
        <w:rPr>
          <w:rFonts w:ascii="Times New Roman" w:eastAsia="Times New Roman" w:hAnsi="Times New Roman" w:cs="Times New Roman"/>
          <w:b/>
          <w:sz w:val="28"/>
          <w:szCs w:val="28"/>
          <w:lang w:val="sr-Cyrl-BA"/>
        </w:rPr>
      </w:pPr>
    </w:p>
    <w:p w14:paraId="381A9A62" w14:textId="77777777" w:rsidR="00DF7825" w:rsidRPr="00A5730F" w:rsidRDefault="00DF7825">
      <w:pPr>
        <w:spacing w:after="160" w:line="240" w:lineRule="auto"/>
        <w:jc w:val="center"/>
        <w:rPr>
          <w:rFonts w:ascii="Times New Roman" w:eastAsia="Times New Roman" w:hAnsi="Times New Roman" w:cs="Times New Roman"/>
          <w:b/>
          <w:sz w:val="28"/>
          <w:szCs w:val="28"/>
          <w:lang w:val="sr-Cyrl-BA"/>
        </w:rPr>
      </w:pPr>
    </w:p>
    <w:p w14:paraId="6FA17D03" w14:textId="77777777" w:rsidR="00DF7825" w:rsidRPr="00A5730F" w:rsidRDefault="00C509AB">
      <w:pPr>
        <w:spacing w:after="160" w:line="240" w:lineRule="auto"/>
        <w:rPr>
          <w:rFonts w:ascii="Times New Roman" w:eastAsia="Times New Roman" w:hAnsi="Times New Roman" w:cs="Times New Roman"/>
          <w:b/>
          <w:sz w:val="28"/>
          <w:szCs w:val="28"/>
          <w:lang w:val="sr-Cyrl-BA"/>
        </w:rPr>
      </w:pPr>
      <w:r w:rsidRPr="00A5730F">
        <w:rPr>
          <w:rFonts w:ascii="Times New Roman" w:eastAsia="Times New Roman" w:hAnsi="Times New Roman" w:cs="Times New Roman"/>
          <w:b/>
          <w:sz w:val="28"/>
          <w:szCs w:val="28"/>
          <w:lang w:val="sr-Cyrl-BA"/>
        </w:rPr>
        <w:tab/>
        <w:t>Уз рад је приложен CD.</w:t>
      </w:r>
    </w:p>
    <w:p w14:paraId="2145CD02" w14:textId="77777777" w:rsidR="00DF7825" w:rsidRPr="00A5730F" w:rsidRDefault="00DF7825">
      <w:pPr>
        <w:spacing w:after="160" w:line="240" w:lineRule="auto"/>
        <w:rPr>
          <w:rFonts w:ascii="Times New Roman" w:eastAsia="Times New Roman" w:hAnsi="Times New Roman" w:cs="Times New Roman"/>
          <w:b/>
          <w:sz w:val="28"/>
          <w:szCs w:val="28"/>
          <w:lang w:val="sr-Cyrl-BA"/>
        </w:rPr>
      </w:pPr>
    </w:p>
    <w:p w14:paraId="0DD69561" w14:textId="77777777" w:rsidR="00DF7825" w:rsidRPr="00A5730F" w:rsidRDefault="00DF7825">
      <w:pPr>
        <w:spacing w:after="160" w:line="240" w:lineRule="auto"/>
        <w:rPr>
          <w:rFonts w:ascii="Times New Roman" w:eastAsia="Times New Roman" w:hAnsi="Times New Roman" w:cs="Times New Roman"/>
          <w:b/>
          <w:sz w:val="28"/>
          <w:szCs w:val="28"/>
          <w:lang w:val="sr-Cyrl-BA"/>
        </w:rPr>
      </w:pPr>
    </w:p>
    <w:p w14:paraId="7C2D60EF" w14:textId="77777777" w:rsidR="00DF7825" w:rsidRPr="00A5730F" w:rsidRDefault="00C509AB">
      <w:pPr>
        <w:spacing w:line="240" w:lineRule="auto"/>
        <w:jc w:val="right"/>
        <w:rPr>
          <w:rFonts w:ascii="Times New Roman" w:eastAsia="Times New Roman" w:hAnsi="Times New Roman" w:cs="Times New Roman"/>
          <w:b/>
          <w:sz w:val="28"/>
          <w:szCs w:val="28"/>
          <w:lang w:val="sr-Cyrl-BA"/>
        </w:rPr>
      </w:pPr>
      <w:r w:rsidRPr="00A5730F">
        <w:rPr>
          <w:rFonts w:ascii="Times New Roman" w:eastAsia="Times New Roman" w:hAnsi="Times New Roman" w:cs="Times New Roman"/>
          <w:b/>
          <w:sz w:val="28"/>
          <w:szCs w:val="28"/>
          <w:lang w:val="sr-Cyrl-BA"/>
        </w:rPr>
        <w:tab/>
        <w:t>Кандидат:</w:t>
      </w:r>
    </w:p>
    <w:p w14:paraId="73ECA197" w14:textId="77777777" w:rsidR="00DF7825" w:rsidRPr="00A5730F" w:rsidRDefault="00C509AB">
      <w:pPr>
        <w:spacing w:line="240" w:lineRule="auto"/>
        <w:jc w:val="right"/>
        <w:rPr>
          <w:rFonts w:ascii="Times New Roman" w:eastAsia="Times New Roman" w:hAnsi="Times New Roman" w:cs="Times New Roman"/>
          <w:b/>
          <w:sz w:val="28"/>
          <w:szCs w:val="28"/>
          <w:lang w:val="sr-Cyrl-BA"/>
        </w:rPr>
      </w:pPr>
      <w:r w:rsidRPr="00A5730F">
        <w:rPr>
          <w:rFonts w:ascii="Times New Roman" w:eastAsia="Times New Roman" w:hAnsi="Times New Roman" w:cs="Times New Roman"/>
          <w:b/>
          <w:sz w:val="28"/>
          <w:szCs w:val="28"/>
          <w:lang w:val="sr-Cyrl-BA"/>
        </w:rPr>
        <w:t>Никола Карпић</w:t>
      </w:r>
    </w:p>
    <w:p w14:paraId="580005EE" w14:textId="77777777" w:rsidR="00DF7825" w:rsidRPr="00A5730F" w:rsidRDefault="00C509AB">
      <w:pPr>
        <w:spacing w:after="160" w:line="240" w:lineRule="auto"/>
        <w:rPr>
          <w:rFonts w:ascii="Times New Roman" w:eastAsia="Times New Roman" w:hAnsi="Times New Roman" w:cs="Times New Roman"/>
          <w:sz w:val="28"/>
          <w:szCs w:val="28"/>
          <w:lang w:val="sr-Cyrl-BA"/>
        </w:rPr>
      </w:pPr>
      <w:r w:rsidRPr="00A5730F">
        <w:rPr>
          <w:rFonts w:ascii="Times New Roman" w:eastAsia="Times New Roman" w:hAnsi="Times New Roman" w:cs="Times New Roman"/>
          <w:sz w:val="28"/>
          <w:szCs w:val="28"/>
          <w:lang w:val="sr-Cyrl-BA"/>
        </w:rPr>
        <w:lastRenderedPageBreak/>
        <w:t>УНИВЕРЗИТЕТ У БАЊОЈ ЛУЦИ</w:t>
      </w:r>
    </w:p>
    <w:p w14:paraId="13F060D8" w14:textId="77777777" w:rsidR="00DF7825" w:rsidRPr="00A5730F" w:rsidRDefault="00C509AB">
      <w:pPr>
        <w:spacing w:after="160" w:line="240" w:lineRule="auto"/>
        <w:rPr>
          <w:rFonts w:ascii="Times New Roman" w:eastAsia="Times New Roman" w:hAnsi="Times New Roman" w:cs="Times New Roman"/>
          <w:sz w:val="28"/>
          <w:szCs w:val="28"/>
          <w:lang w:val="sr-Cyrl-BA"/>
        </w:rPr>
      </w:pPr>
      <w:r w:rsidRPr="00A5730F">
        <w:rPr>
          <w:rFonts w:ascii="Times New Roman" w:eastAsia="Times New Roman" w:hAnsi="Times New Roman" w:cs="Times New Roman"/>
          <w:sz w:val="28"/>
          <w:szCs w:val="28"/>
          <w:lang w:val="sr-Cyrl-BA"/>
        </w:rPr>
        <w:t>ЕЛЕКТРОТЕХНИЧКИ ФАКУЛТЕТ</w:t>
      </w:r>
    </w:p>
    <w:p w14:paraId="07BFE8BB" w14:textId="77777777" w:rsidR="00DF7825" w:rsidRPr="00A5730F" w:rsidRDefault="00C509AB">
      <w:pPr>
        <w:spacing w:after="160" w:line="240" w:lineRule="auto"/>
        <w:rPr>
          <w:rFonts w:ascii="Times New Roman" w:eastAsia="Times New Roman" w:hAnsi="Times New Roman" w:cs="Times New Roman"/>
          <w:sz w:val="28"/>
          <w:szCs w:val="28"/>
          <w:lang w:val="sr-Cyrl-BA"/>
        </w:rPr>
      </w:pPr>
      <w:r w:rsidRPr="00A5730F">
        <w:rPr>
          <w:rFonts w:ascii="Times New Roman" w:eastAsia="Times New Roman" w:hAnsi="Times New Roman" w:cs="Times New Roman"/>
          <w:sz w:val="28"/>
          <w:szCs w:val="28"/>
          <w:lang w:val="sr-Cyrl-BA"/>
        </w:rPr>
        <w:t>КАТЕДРА ЗА РАЧУНАРСТВО И ИНФОРМАТИКУ</w:t>
      </w:r>
    </w:p>
    <w:p w14:paraId="6850127E"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62E24D54"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1EBD7C64"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6659B8E1"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1B16848E" w14:textId="77777777" w:rsidR="00DF7825" w:rsidRPr="00A5730F" w:rsidRDefault="00C509AB">
      <w:pPr>
        <w:spacing w:after="160" w:line="240" w:lineRule="auto"/>
        <w:ind w:left="2880" w:hanging="2160"/>
        <w:rPr>
          <w:rFonts w:ascii="Times New Roman" w:eastAsia="Times New Roman" w:hAnsi="Times New Roman" w:cs="Times New Roman"/>
          <w:sz w:val="28"/>
          <w:szCs w:val="28"/>
          <w:lang w:val="sr-Cyrl-BA"/>
        </w:rPr>
      </w:pPr>
      <w:r w:rsidRPr="00A5730F">
        <w:rPr>
          <w:rFonts w:ascii="Times New Roman" w:eastAsia="Times New Roman" w:hAnsi="Times New Roman" w:cs="Times New Roman"/>
          <w:sz w:val="28"/>
          <w:szCs w:val="28"/>
          <w:lang w:val="sr-Cyrl-BA"/>
        </w:rPr>
        <w:t>Тема:</w:t>
      </w:r>
      <w:r w:rsidRPr="00A5730F">
        <w:rPr>
          <w:rFonts w:ascii="Times New Roman" w:eastAsia="Times New Roman" w:hAnsi="Times New Roman" w:cs="Times New Roman"/>
          <w:sz w:val="28"/>
          <w:szCs w:val="28"/>
          <w:lang w:val="sr-Cyrl-BA"/>
        </w:rPr>
        <w:tab/>
        <w:t>РАЗВОЈ РЈЕШЕЊА ЗА ПРЕДВИЂАЊЕ БРОЈА ОСОБА У ПРОСТОРИЈИ</w:t>
      </w:r>
    </w:p>
    <w:p w14:paraId="49E7F5E1" w14:textId="77777777" w:rsidR="00DF7825" w:rsidRPr="00BE13A5" w:rsidRDefault="00DF7825">
      <w:pPr>
        <w:spacing w:after="160" w:line="240" w:lineRule="auto"/>
        <w:ind w:left="2880" w:hanging="2160"/>
        <w:rPr>
          <w:rFonts w:ascii="Times New Roman" w:eastAsia="Times New Roman" w:hAnsi="Times New Roman" w:cs="Times New Roman"/>
          <w:sz w:val="28"/>
          <w:szCs w:val="28"/>
          <w:lang w:val="sr-Cyrl-BA"/>
        </w:rPr>
      </w:pPr>
    </w:p>
    <w:p w14:paraId="62D09EB7" w14:textId="77777777" w:rsidR="00DF7825" w:rsidRPr="00A5730F" w:rsidRDefault="00C509AB">
      <w:pPr>
        <w:spacing w:after="160" w:line="240" w:lineRule="auto"/>
        <w:ind w:left="2880" w:hanging="2160"/>
        <w:jc w:val="both"/>
        <w:rPr>
          <w:rFonts w:ascii="Times New Roman" w:eastAsia="Times New Roman" w:hAnsi="Times New Roman" w:cs="Times New Roman"/>
          <w:sz w:val="28"/>
          <w:szCs w:val="28"/>
          <w:lang w:val="sr-Cyrl-BA"/>
        </w:rPr>
      </w:pPr>
      <w:r w:rsidRPr="00A5730F">
        <w:rPr>
          <w:rFonts w:ascii="Times New Roman" w:eastAsia="Times New Roman" w:hAnsi="Times New Roman" w:cs="Times New Roman"/>
          <w:sz w:val="28"/>
          <w:szCs w:val="28"/>
          <w:lang w:val="sr-Cyrl-BA"/>
        </w:rPr>
        <w:t>Задатак:</w:t>
      </w:r>
      <w:r w:rsidRPr="00A5730F">
        <w:rPr>
          <w:rFonts w:ascii="Times New Roman" w:eastAsia="Times New Roman" w:hAnsi="Times New Roman" w:cs="Times New Roman"/>
          <w:sz w:val="28"/>
          <w:szCs w:val="28"/>
          <w:lang w:val="sr-Cyrl-BA"/>
        </w:rPr>
        <w:tab/>
        <w:t xml:space="preserve">Машинско учење. Описати класификационе и регресионе алгоритме машинског учења и њихове типичне представнике. Припрема скупова података за тренирање, валидацију и тестирање. У практичном дијелу рада анализирати моделе за предвиђања броја особа у просторији креиране кориштењем неколико алгоритама (класификационих и регресионих). Моделе је потребно тренирати подацима који садрже температуру, влажност, ниво угљен-диоксида и др. За реализацију користити </w:t>
      </w:r>
      <w:r w:rsidRPr="00A5730F">
        <w:rPr>
          <w:rFonts w:ascii="Times New Roman" w:eastAsia="Times New Roman" w:hAnsi="Times New Roman" w:cs="Times New Roman"/>
          <w:i/>
          <w:iCs/>
          <w:sz w:val="28"/>
          <w:szCs w:val="28"/>
          <w:lang w:val="sr-Cyrl-BA"/>
        </w:rPr>
        <w:t>Jupyter Notebook</w:t>
      </w:r>
      <w:r w:rsidRPr="00A5730F">
        <w:rPr>
          <w:rFonts w:ascii="Times New Roman" w:eastAsia="Times New Roman" w:hAnsi="Times New Roman" w:cs="Times New Roman"/>
          <w:sz w:val="28"/>
          <w:szCs w:val="28"/>
          <w:lang w:val="sr-Cyrl-BA"/>
        </w:rPr>
        <w:t xml:space="preserve"> алат. Извршити компаративну анализу перформаси добијених модела.</w:t>
      </w:r>
    </w:p>
    <w:p w14:paraId="7865B47C" w14:textId="77777777" w:rsidR="00DF7825" w:rsidRPr="00A5730F" w:rsidRDefault="00DF7825">
      <w:pPr>
        <w:spacing w:after="160" w:line="240" w:lineRule="auto"/>
        <w:ind w:left="3600" w:hanging="2160"/>
        <w:rPr>
          <w:rFonts w:ascii="Times New Roman" w:eastAsia="Times New Roman" w:hAnsi="Times New Roman" w:cs="Times New Roman"/>
          <w:sz w:val="28"/>
          <w:szCs w:val="28"/>
          <w:lang w:val="sr-Cyrl-BA"/>
        </w:rPr>
      </w:pPr>
    </w:p>
    <w:p w14:paraId="70C9E95D" w14:textId="77777777" w:rsidR="00DF7825" w:rsidRPr="00A5730F" w:rsidRDefault="00C509AB">
      <w:pPr>
        <w:spacing w:after="160" w:line="240" w:lineRule="auto"/>
        <w:ind w:firstLine="720"/>
        <w:rPr>
          <w:rFonts w:ascii="Times New Roman" w:eastAsia="Times New Roman" w:hAnsi="Times New Roman" w:cs="Times New Roman"/>
          <w:sz w:val="28"/>
          <w:szCs w:val="28"/>
          <w:lang w:val="sr-Cyrl-BA"/>
        </w:rPr>
      </w:pPr>
      <w:r w:rsidRPr="00A5730F">
        <w:rPr>
          <w:rFonts w:ascii="Times New Roman" w:eastAsia="Times New Roman" w:hAnsi="Times New Roman" w:cs="Times New Roman"/>
          <w:sz w:val="28"/>
          <w:szCs w:val="28"/>
          <w:lang w:val="sr-Cyrl-BA"/>
        </w:rPr>
        <w:t xml:space="preserve">Ментор: </w:t>
      </w:r>
      <w:r w:rsidRPr="00A5730F">
        <w:rPr>
          <w:rFonts w:ascii="Times New Roman" w:eastAsia="Times New Roman" w:hAnsi="Times New Roman" w:cs="Times New Roman"/>
          <w:sz w:val="28"/>
          <w:szCs w:val="28"/>
          <w:lang w:val="sr-Cyrl-BA"/>
        </w:rPr>
        <w:tab/>
      </w:r>
      <w:r w:rsidRPr="00A5730F">
        <w:rPr>
          <w:rFonts w:ascii="Times New Roman" w:eastAsia="Times New Roman" w:hAnsi="Times New Roman" w:cs="Times New Roman"/>
          <w:sz w:val="28"/>
          <w:szCs w:val="28"/>
          <w:lang w:val="sr-Cyrl-BA"/>
        </w:rPr>
        <w:tab/>
        <w:t>проф. др Зоран Ђурић</w:t>
      </w:r>
    </w:p>
    <w:p w14:paraId="0D0A796B" w14:textId="77777777" w:rsidR="00DF7825" w:rsidRPr="00A5730F" w:rsidRDefault="00DF7825">
      <w:pPr>
        <w:spacing w:after="160" w:line="240" w:lineRule="auto"/>
        <w:ind w:firstLine="720"/>
        <w:rPr>
          <w:rFonts w:ascii="Times New Roman" w:eastAsia="Times New Roman" w:hAnsi="Times New Roman" w:cs="Times New Roman"/>
          <w:sz w:val="28"/>
          <w:szCs w:val="28"/>
          <w:lang w:val="sr-Cyrl-BA"/>
        </w:rPr>
      </w:pPr>
    </w:p>
    <w:p w14:paraId="65E0AF3F" w14:textId="77777777" w:rsidR="00DF7825" w:rsidRPr="00A5730F" w:rsidRDefault="00C509AB">
      <w:pPr>
        <w:spacing w:after="160" w:line="240" w:lineRule="auto"/>
        <w:ind w:firstLine="720"/>
        <w:rPr>
          <w:rFonts w:ascii="Times New Roman" w:eastAsia="Times New Roman" w:hAnsi="Times New Roman" w:cs="Times New Roman"/>
          <w:sz w:val="28"/>
          <w:szCs w:val="28"/>
          <w:lang w:val="sr-Cyrl-BA"/>
        </w:rPr>
      </w:pPr>
      <w:r w:rsidRPr="00A5730F">
        <w:rPr>
          <w:rFonts w:ascii="Times New Roman" w:eastAsia="Times New Roman" w:hAnsi="Times New Roman" w:cs="Times New Roman"/>
          <w:sz w:val="28"/>
          <w:szCs w:val="28"/>
          <w:lang w:val="sr-Cyrl-BA"/>
        </w:rPr>
        <w:t>Кандидат:</w:t>
      </w:r>
      <w:r w:rsidRPr="00A5730F">
        <w:rPr>
          <w:rFonts w:ascii="Times New Roman" w:eastAsia="Times New Roman" w:hAnsi="Times New Roman" w:cs="Times New Roman"/>
          <w:sz w:val="28"/>
          <w:szCs w:val="28"/>
          <w:lang w:val="sr-Cyrl-BA"/>
        </w:rPr>
        <w:tab/>
      </w:r>
      <w:r w:rsidRPr="00A5730F">
        <w:rPr>
          <w:rFonts w:ascii="Times New Roman" w:eastAsia="Times New Roman" w:hAnsi="Times New Roman" w:cs="Times New Roman"/>
          <w:sz w:val="28"/>
          <w:szCs w:val="28"/>
          <w:lang w:val="sr-Cyrl-BA"/>
        </w:rPr>
        <w:tab/>
        <w:t>Никола Карпић (1144/14)</w:t>
      </w:r>
    </w:p>
    <w:p w14:paraId="77AFF89F"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34E1EBD1" w14:textId="70D559A6" w:rsidR="00DF7825" w:rsidRPr="00A5730F" w:rsidRDefault="00C509AB">
      <w:pPr>
        <w:spacing w:after="160" w:line="240" w:lineRule="auto"/>
        <w:ind w:firstLine="720"/>
        <w:rPr>
          <w:rFonts w:ascii="Times New Roman" w:eastAsia="Times New Roman" w:hAnsi="Times New Roman" w:cs="Times New Roman"/>
          <w:sz w:val="28"/>
          <w:szCs w:val="28"/>
          <w:lang w:val="sr-Cyrl-BA"/>
        </w:rPr>
        <w:sectPr w:rsidR="00DF7825" w:rsidRPr="00A5730F" w:rsidSect="002D4F9E">
          <w:pgSz w:w="12240" w:h="15840"/>
          <w:pgMar w:top="1440" w:right="1440" w:bottom="1440" w:left="1440" w:header="720" w:footer="720" w:gutter="0"/>
          <w:pgNumType w:start="1"/>
          <w:cols w:space="720"/>
        </w:sectPr>
      </w:pPr>
      <w:r w:rsidRPr="00A5730F">
        <w:rPr>
          <w:rFonts w:ascii="Times New Roman" w:eastAsia="Times New Roman" w:hAnsi="Times New Roman" w:cs="Times New Roman"/>
          <w:sz w:val="28"/>
          <w:szCs w:val="28"/>
          <w:lang w:val="sr-Cyrl-BA"/>
        </w:rPr>
        <w:t xml:space="preserve">Бања Лука, </w:t>
      </w:r>
      <w:del w:id="5" w:author="Nikola Karpic" w:date="2024-03-25T08:19:00Z">
        <w:r w:rsidR="00FB707A" w:rsidRPr="00A5730F" w:rsidDel="002626A2">
          <w:rPr>
            <w:rFonts w:ascii="Times New Roman" w:eastAsia="Times New Roman" w:hAnsi="Times New Roman" w:cs="Times New Roman"/>
            <w:sz w:val="28"/>
            <w:szCs w:val="28"/>
            <w:lang w:val="sr-Cyrl-BA"/>
          </w:rPr>
          <w:delText>март</w:delText>
        </w:r>
        <w:r w:rsidR="00956A0B" w:rsidRPr="00A5730F" w:rsidDel="002626A2">
          <w:rPr>
            <w:rFonts w:ascii="Times New Roman" w:eastAsia="Times New Roman" w:hAnsi="Times New Roman" w:cs="Times New Roman"/>
            <w:sz w:val="28"/>
            <w:szCs w:val="28"/>
            <w:lang w:val="sr-Cyrl-BA"/>
          </w:rPr>
          <w:delText xml:space="preserve"> </w:delText>
        </w:r>
      </w:del>
      <w:ins w:id="6" w:author="Nikola Karpic" w:date="2024-03-25T08:19:00Z">
        <w:r w:rsidR="002626A2">
          <w:rPr>
            <w:rFonts w:ascii="Times New Roman" w:eastAsia="Times New Roman" w:hAnsi="Times New Roman" w:cs="Times New Roman"/>
            <w:sz w:val="28"/>
            <w:szCs w:val="28"/>
            <w:lang w:val="sr-Cyrl-BA"/>
          </w:rPr>
          <w:t>април</w:t>
        </w:r>
        <w:r w:rsidR="002626A2" w:rsidRPr="00A5730F">
          <w:rPr>
            <w:rFonts w:ascii="Times New Roman" w:eastAsia="Times New Roman" w:hAnsi="Times New Roman" w:cs="Times New Roman"/>
            <w:sz w:val="28"/>
            <w:szCs w:val="28"/>
            <w:lang w:val="sr-Cyrl-BA"/>
          </w:rPr>
          <w:t xml:space="preserve"> </w:t>
        </w:r>
      </w:ins>
      <w:r w:rsidR="00106EBC" w:rsidRPr="00A5730F">
        <w:rPr>
          <w:rFonts w:ascii="Times New Roman" w:eastAsia="Times New Roman" w:hAnsi="Times New Roman" w:cs="Times New Roman"/>
          <w:sz w:val="28"/>
          <w:szCs w:val="28"/>
          <w:lang w:val="sr-Cyrl-BA"/>
        </w:rPr>
        <w:t>2024</w:t>
      </w:r>
      <w:r w:rsidRPr="00A5730F">
        <w:rPr>
          <w:rFonts w:ascii="Times New Roman" w:eastAsia="Times New Roman" w:hAnsi="Times New Roman" w:cs="Times New Roman"/>
          <w:sz w:val="28"/>
          <w:szCs w:val="28"/>
          <w:lang w:val="sr-Cyrl-BA"/>
        </w:rPr>
        <w:t>.</w:t>
      </w:r>
    </w:p>
    <w:sdt>
      <w:sdtPr>
        <w:rPr>
          <w:rFonts w:ascii="Times New Roman" w:eastAsia="Arial" w:hAnsi="Times New Roman" w:cs="Times New Roman"/>
          <w:color w:val="auto"/>
          <w:sz w:val="22"/>
          <w:szCs w:val="22"/>
          <w:lang w:val="sr-Cyrl-BA"/>
        </w:rPr>
        <w:id w:val="-10677302"/>
        <w:docPartObj>
          <w:docPartGallery w:val="Table of Contents"/>
          <w:docPartUnique/>
        </w:docPartObj>
      </w:sdtPr>
      <w:sdtEndPr>
        <w:rPr>
          <w:b/>
          <w:bCs/>
        </w:rPr>
      </w:sdtEndPr>
      <w:sdtContent>
        <w:p w14:paraId="2A2B38E6" w14:textId="77777777" w:rsidR="00DF7825" w:rsidRPr="00BE13A5" w:rsidRDefault="00C509AB">
          <w:pPr>
            <w:pStyle w:val="TOCHeading"/>
            <w:rPr>
              <w:rFonts w:ascii="Times New Roman" w:hAnsi="Times New Roman" w:cs="Times New Roman"/>
              <w:color w:val="auto"/>
              <w:lang w:val="sr-Cyrl-BA"/>
            </w:rPr>
          </w:pPr>
          <w:r w:rsidRPr="0009360B">
            <w:rPr>
              <w:rFonts w:ascii="Times New Roman" w:hAnsi="Times New Roman" w:cs="Times New Roman"/>
              <w:color w:val="auto"/>
              <w:lang w:val="sr-Cyrl-BA"/>
            </w:rPr>
            <w:t>Садржај</w:t>
          </w:r>
        </w:p>
        <w:p w14:paraId="25ADDA1D" w14:textId="23ACF40A" w:rsidR="002626A2" w:rsidRDefault="00C509AB" w:rsidP="002626A2">
          <w:pPr>
            <w:pStyle w:val="TOC1"/>
            <w:rPr>
              <w:ins w:id="7" w:author="Nikola Karpic" w:date="2024-03-25T08:19:00Z"/>
              <w:rFonts w:asciiTheme="minorHAnsi" w:eastAsiaTheme="minorEastAsia" w:hAnsiTheme="minorHAnsi" w:cstheme="minorBidi"/>
              <w:noProof/>
              <w:kern w:val="2"/>
              <w:sz w:val="24"/>
              <w:szCs w:val="24"/>
              <w:lang w:eastAsia="sr-Latn-BA"/>
              <w14:ligatures w14:val="standardContextual"/>
            </w:rPr>
          </w:pPr>
          <w:r w:rsidRPr="00BE13A5">
            <w:rPr>
              <w:rFonts w:ascii="Times New Roman" w:hAnsi="Times New Roman" w:cs="Times New Roman"/>
              <w:b/>
              <w:bCs/>
              <w:lang w:val="sr-Cyrl-BA"/>
            </w:rPr>
            <w:fldChar w:fldCharType="begin"/>
          </w:r>
          <w:r w:rsidRPr="00BE13A5">
            <w:rPr>
              <w:rFonts w:ascii="Times New Roman" w:hAnsi="Times New Roman" w:cs="Times New Roman"/>
              <w:b/>
              <w:bCs/>
              <w:lang w:val="sr-Cyrl-BA"/>
            </w:rPr>
            <w:instrText xml:space="preserve"> TOC \o "1-3" \h \z \u </w:instrText>
          </w:r>
          <w:r w:rsidRPr="00BE13A5">
            <w:rPr>
              <w:rFonts w:ascii="Times New Roman" w:hAnsi="Times New Roman" w:cs="Times New Roman"/>
              <w:b/>
              <w:bCs/>
              <w:lang w:val="sr-Cyrl-BA"/>
            </w:rPr>
            <w:fldChar w:fldCharType="separate"/>
          </w:r>
          <w:ins w:id="8" w:author="Nikola Karpic" w:date="2024-03-25T08:19:00Z">
            <w:r w:rsidR="002626A2" w:rsidRPr="00CB515E">
              <w:rPr>
                <w:rStyle w:val="Hyperlink"/>
                <w:noProof/>
              </w:rPr>
              <w:fldChar w:fldCharType="begin"/>
            </w:r>
            <w:r w:rsidR="002626A2" w:rsidRPr="00CB515E">
              <w:rPr>
                <w:rStyle w:val="Hyperlink"/>
                <w:noProof/>
              </w:rPr>
              <w:instrText xml:space="preserve"> </w:instrText>
            </w:r>
            <w:r w:rsidR="002626A2">
              <w:rPr>
                <w:noProof/>
              </w:rPr>
              <w:instrText>HYPERLINK \l "_Toc162247160"</w:instrText>
            </w:r>
            <w:r w:rsidR="002626A2" w:rsidRPr="00CB515E">
              <w:rPr>
                <w:rStyle w:val="Hyperlink"/>
                <w:noProof/>
              </w:rPr>
              <w:instrText xml:space="preserve"> </w:instrText>
            </w:r>
            <w:r w:rsidR="002626A2" w:rsidRPr="00CB515E">
              <w:rPr>
                <w:rStyle w:val="Hyperlink"/>
                <w:noProof/>
              </w:rPr>
            </w:r>
            <w:r w:rsidR="002626A2" w:rsidRPr="00CB515E">
              <w:rPr>
                <w:rStyle w:val="Hyperlink"/>
                <w:noProof/>
              </w:rPr>
              <w:fldChar w:fldCharType="separate"/>
            </w:r>
            <w:r w:rsidR="002626A2" w:rsidRPr="00CB515E">
              <w:rPr>
                <w:rStyle w:val="Hyperlink"/>
                <w:rFonts w:cs="Times New Roman"/>
                <w:noProof/>
                <w:lang w:val="sr-Cyrl-BA"/>
              </w:rPr>
              <w:t>1.</w:t>
            </w:r>
            <w:r w:rsidR="002626A2">
              <w:rPr>
                <w:rFonts w:asciiTheme="minorHAnsi" w:eastAsiaTheme="minorEastAsia" w:hAnsiTheme="minorHAnsi" w:cstheme="minorBidi"/>
                <w:noProof/>
                <w:kern w:val="2"/>
                <w:sz w:val="24"/>
                <w:szCs w:val="24"/>
                <w:lang w:eastAsia="sr-Latn-BA"/>
                <w14:ligatures w14:val="standardContextual"/>
              </w:rPr>
              <w:tab/>
            </w:r>
            <w:r w:rsidR="002626A2" w:rsidRPr="00CB515E">
              <w:rPr>
                <w:rStyle w:val="Hyperlink"/>
                <w:rFonts w:cs="Times New Roman"/>
                <w:noProof/>
                <w:lang w:val="sr-Cyrl-BA"/>
              </w:rPr>
              <w:t>Увод</w:t>
            </w:r>
            <w:r w:rsidR="002626A2">
              <w:rPr>
                <w:noProof/>
                <w:webHidden/>
              </w:rPr>
              <w:tab/>
            </w:r>
            <w:r w:rsidR="002626A2">
              <w:rPr>
                <w:noProof/>
                <w:webHidden/>
              </w:rPr>
              <w:fldChar w:fldCharType="begin"/>
            </w:r>
            <w:r w:rsidR="002626A2">
              <w:rPr>
                <w:noProof/>
                <w:webHidden/>
              </w:rPr>
              <w:instrText xml:space="preserve"> PAGEREF _Toc162247160 \h </w:instrText>
            </w:r>
            <w:r w:rsidR="002626A2">
              <w:rPr>
                <w:noProof/>
                <w:webHidden/>
              </w:rPr>
            </w:r>
          </w:ins>
          <w:r w:rsidR="002626A2">
            <w:rPr>
              <w:noProof/>
              <w:webHidden/>
            </w:rPr>
            <w:fldChar w:fldCharType="separate"/>
          </w:r>
          <w:ins w:id="9" w:author="Nikola Karpic" w:date="2024-03-25T08:19:00Z">
            <w:r w:rsidR="002626A2">
              <w:rPr>
                <w:noProof/>
                <w:webHidden/>
              </w:rPr>
              <w:t>1</w:t>
            </w:r>
            <w:r w:rsidR="002626A2">
              <w:rPr>
                <w:noProof/>
                <w:webHidden/>
              </w:rPr>
              <w:fldChar w:fldCharType="end"/>
            </w:r>
            <w:r w:rsidR="002626A2" w:rsidRPr="00CB515E">
              <w:rPr>
                <w:rStyle w:val="Hyperlink"/>
                <w:noProof/>
              </w:rPr>
              <w:fldChar w:fldCharType="end"/>
            </w:r>
          </w:ins>
        </w:p>
        <w:p w14:paraId="19954AD4" w14:textId="45B80B2E" w:rsidR="002626A2" w:rsidRDefault="002626A2" w:rsidP="002626A2">
          <w:pPr>
            <w:pStyle w:val="TOC1"/>
            <w:rPr>
              <w:ins w:id="10" w:author="Nikola Karpic" w:date="2024-03-25T08:19:00Z"/>
              <w:rFonts w:asciiTheme="minorHAnsi" w:eastAsiaTheme="minorEastAsia" w:hAnsiTheme="minorHAnsi" w:cstheme="minorBidi"/>
              <w:noProof/>
              <w:kern w:val="2"/>
              <w:sz w:val="24"/>
              <w:szCs w:val="24"/>
              <w:lang w:eastAsia="sr-Latn-BA"/>
              <w14:ligatures w14:val="standardContextual"/>
            </w:rPr>
          </w:pPr>
          <w:ins w:id="11"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"_Toc162247161"</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2.</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Машинско учење</w:t>
            </w:r>
            <w:r>
              <w:rPr>
                <w:noProof/>
                <w:webHidden/>
              </w:rPr>
              <w:tab/>
            </w:r>
            <w:r>
              <w:rPr>
                <w:noProof/>
                <w:webHidden/>
              </w:rPr>
              <w:fldChar w:fldCharType="begin"/>
            </w:r>
            <w:r>
              <w:rPr>
                <w:noProof/>
                <w:webHidden/>
              </w:rPr>
              <w:instrText xml:space="preserve"> PAGEREF _Toc162247161 \h </w:instrText>
            </w:r>
            <w:r>
              <w:rPr>
                <w:noProof/>
                <w:webHidden/>
              </w:rPr>
            </w:r>
          </w:ins>
          <w:r>
            <w:rPr>
              <w:noProof/>
              <w:webHidden/>
            </w:rPr>
            <w:fldChar w:fldCharType="separate"/>
          </w:r>
          <w:ins w:id="12" w:author="Nikola Karpic" w:date="2024-03-25T08:19:00Z">
            <w:r>
              <w:rPr>
                <w:noProof/>
                <w:webHidden/>
              </w:rPr>
              <w:t>4</w:t>
            </w:r>
            <w:r>
              <w:rPr>
                <w:noProof/>
                <w:webHidden/>
              </w:rPr>
              <w:fldChar w:fldCharType="end"/>
            </w:r>
            <w:r w:rsidRPr="00CB515E">
              <w:rPr>
                <w:rStyle w:val="Hyperlink"/>
                <w:noProof/>
              </w:rPr>
              <w:fldChar w:fldCharType="end"/>
            </w:r>
          </w:ins>
        </w:p>
        <w:p w14:paraId="0F6454A6" w14:textId="77AD6F18" w:rsidR="002626A2" w:rsidRDefault="002626A2">
          <w:pPr>
            <w:pStyle w:val="TOC2"/>
            <w:tabs>
              <w:tab w:val="left" w:pos="960"/>
              <w:tab w:val="right" w:leader="dot" w:pos="9350"/>
            </w:tabs>
            <w:rPr>
              <w:ins w:id="13" w:author="Nikola Karpic" w:date="2024-03-25T08:19:00Z"/>
              <w:rFonts w:asciiTheme="minorHAnsi" w:eastAsiaTheme="minorEastAsia" w:hAnsiTheme="minorHAnsi" w:cstheme="minorBidi"/>
              <w:noProof/>
              <w:kern w:val="2"/>
              <w:sz w:val="24"/>
              <w:szCs w:val="24"/>
              <w:lang w:eastAsia="sr-Latn-BA"/>
              <w14:ligatures w14:val="standardContextual"/>
            </w:rPr>
          </w:pPr>
          <w:ins w:id="14"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"_Toc162247162"</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2.1.</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Надгледано учење</w:t>
            </w:r>
            <w:r>
              <w:rPr>
                <w:noProof/>
                <w:webHidden/>
              </w:rPr>
              <w:tab/>
            </w:r>
            <w:r>
              <w:rPr>
                <w:noProof/>
                <w:webHidden/>
              </w:rPr>
              <w:fldChar w:fldCharType="begin"/>
            </w:r>
            <w:r>
              <w:rPr>
                <w:noProof/>
                <w:webHidden/>
              </w:rPr>
              <w:instrText xml:space="preserve"> PAGEREF _Toc162247162 \h </w:instrText>
            </w:r>
            <w:r>
              <w:rPr>
                <w:noProof/>
                <w:webHidden/>
              </w:rPr>
            </w:r>
          </w:ins>
          <w:r>
            <w:rPr>
              <w:noProof/>
              <w:webHidden/>
            </w:rPr>
            <w:fldChar w:fldCharType="separate"/>
          </w:r>
          <w:ins w:id="15" w:author="Nikola Karpic" w:date="2024-03-25T08:19:00Z">
            <w:r>
              <w:rPr>
                <w:noProof/>
                <w:webHidden/>
              </w:rPr>
              <w:t>6</w:t>
            </w:r>
            <w:r>
              <w:rPr>
                <w:noProof/>
                <w:webHidden/>
              </w:rPr>
              <w:fldChar w:fldCharType="end"/>
            </w:r>
            <w:r w:rsidRPr="00CB515E">
              <w:rPr>
                <w:rStyle w:val="Hyperlink"/>
                <w:noProof/>
              </w:rPr>
              <w:fldChar w:fldCharType="end"/>
            </w:r>
          </w:ins>
        </w:p>
        <w:p w14:paraId="17102F89" w14:textId="66B59393" w:rsidR="002626A2" w:rsidRDefault="002626A2">
          <w:pPr>
            <w:pStyle w:val="TOC3"/>
            <w:rPr>
              <w:ins w:id="16" w:author="Nikola Karpic" w:date="2024-03-25T08:19:00Z"/>
              <w:rFonts w:asciiTheme="minorHAnsi" w:eastAsiaTheme="minorEastAsia" w:hAnsiTheme="minorHAnsi" w:cstheme="minorBidi"/>
              <w:noProof/>
              <w:kern w:val="2"/>
              <w:sz w:val="24"/>
              <w:szCs w:val="24"/>
              <w:lang w:eastAsia="sr-Latn-BA"/>
              <w14:ligatures w14:val="standardContextual"/>
            </w:rPr>
          </w:pPr>
          <w:ins w:id="17"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"_Toc162247163"</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2.1.1.</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Класификација</w:t>
            </w:r>
            <w:r>
              <w:rPr>
                <w:noProof/>
                <w:webHidden/>
              </w:rPr>
              <w:tab/>
            </w:r>
            <w:r>
              <w:rPr>
                <w:noProof/>
                <w:webHidden/>
              </w:rPr>
              <w:fldChar w:fldCharType="begin"/>
            </w:r>
            <w:r>
              <w:rPr>
                <w:noProof/>
                <w:webHidden/>
              </w:rPr>
              <w:instrText xml:space="preserve"> PAGEREF _Toc162247163 \h </w:instrText>
            </w:r>
            <w:r>
              <w:rPr>
                <w:noProof/>
                <w:webHidden/>
              </w:rPr>
            </w:r>
          </w:ins>
          <w:r>
            <w:rPr>
              <w:noProof/>
              <w:webHidden/>
            </w:rPr>
            <w:fldChar w:fldCharType="separate"/>
          </w:r>
          <w:ins w:id="18" w:author="Nikola Karpic" w:date="2024-03-25T08:19:00Z">
            <w:r>
              <w:rPr>
                <w:noProof/>
                <w:webHidden/>
              </w:rPr>
              <w:t>7</w:t>
            </w:r>
            <w:r>
              <w:rPr>
                <w:noProof/>
                <w:webHidden/>
              </w:rPr>
              <w:fldChar w:fldCharType="end"/>
            </w:r>
            <w:r w:rsidRPr="00CB515E">
              <w:rPr>
                <w:rStyle w:val="Hyperlink"/>
                <w:noProof/>
              </w:rPr>
              <w:fldChar w:fldCharType="end"/>
            </w:r>
          </w:ins>
        </w:p>
        <w:p w14:paraId="62FC5C54" w14:textId="6828972E" w:rsidR="002626A2" w:rsidRDefault="002626A2">
          <w:pPr>
            <w:pStyle w:val="TOC3"/>
            <w:rPr>
              <w:ins w:id="19" w:author="Nikola Karpic" w:date="2024-03-25T08:19:00Z"/>
              <w:rFonts w:asciiTheme="minorHAnsi" w:eastAsiaTheme="minorEastAsia" w:hAnsiTheme="minorHAnsi" w:cstheme="minorBidi"/>
              <w:noProof/>
              <w:kern w:val="2"/>
              <w:sz w:val="24"/>
              <w:szCs w:val="24"/>
              <w:lang w:eastAsia="sr-Latn-BA"/>
              <w14:ligatures w14:val="standardContextual"/>
            </w:rPr>
          </w:pPr>
          <w:ins w:id="20"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"_Toc162247164"</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2.1.2.</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Регресија</w:t>
            </w:r>
            <w:r>
              <w:rPr>
                <w:noProof/>
                <w:webHidden/>
              </w:rPr>
              <w:tab/>
            </w:r>
            <w:r>
              <w:rPr>
                <w:noProof/>
                <w:webHidden/>
              </w:rPr>
              <w:fldChar w:fldCharType="begin"/>
            </w:r>
            <w:r>
              <w:rPr>
                <w:noProof/>
                <w:webHidden/>
              </w:rPr>
              <w:instrText xml:space="preserve"> PAGEREF _Toc162247164 \h </w:instrText>
            </w:r>
            <w:r>
              <w:rPr>
                <w:noProof/>
                <w:webHidden/>
              </w:rPr>
            </w:r>
          </w:ins>
          <w:r>
            <w:rPr>
              <w:noProof/>
              <w:webHidden/>
            </w:rPr>
            <w:fldChar w:fldCharType="separate"/>
          </w:r>
          <w:ins w:id="21" w:author="Nikola Karpic" w:date="2024-03-25T08:19:00Z">
            <w:r>
              <w:rPr>
                <w:noProof/>
                <w:webHidden/>
              </w:rPr>
              <w:t>8</w:t>
            </w:r>
            <w:r>
              <w:rPr>
                <w:noProof/>
                <w:webHidden/>
              </w:rPr>
              <w:fldChar w:fldCharType="end"/>
            </w:r>
            <w:r w:rsidRPr="00CB515E">
              <w:rPr>
                <w:rStyle w:val="Hyperlink"/>
                <w:noProof/>
              </w:rPr>
              <w:fldChar w:fldCharType="end"/>
            </w:r>
          </w:ins>
        </w:p>
        <w:p w14:paraId="066F0040" w14:textId="2E59D2BD" w:rsidR="002626A2" w:rsidRDefault="002626A2">
          <w:pPr>
            <w:pStyle w:val="TOC2"/>
            <w:tabs>
              <w:tab w:val="left" w:pos="960"/>
              <w:tab w:val="right" w:leader="dot" w:pos="9350"/>
            </w:tabs>
            <w:rPr>
              <w:ins w:id="22" w:author="Nikola Karpic" w:date="2024-03-25T08:19:00Z"/>
              <w:rFonts w:asciiTheme="minorHAnsi" w:eastAsiaTheme="minorEastAsia" w:hAnsiTheme="minorHAnsi" w:cstheme="minorBidi"/>
              <w:noProof/>
              <w:kern w:val="2"/>
              <w:sz w:val="24"/>
              <w:szCs w:val="24"/>
              <w:lang w:eastAsia="sr-Latn-BA"/>
              <w14:ligatures w14:val="standardContextual"/>
            </w:rPr>
          </w:pPr>
          <w:ins w:id="23"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"_Toc162247165"</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2.2.</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Ненадгледано учење</w:t>
            </w:r>
            <w:r>
              <w:rPr>
                <w:noProof/>
                <w:webHidden/>
              </w:rPr>
              <w:tab/>
            </w:r>
            <w:r>
              <w:rPr>
                <w:noProof/>
                <w:webHidden/>
              </w:rPr>
              <w:fldChar w:fldCharType="begin"/>
            </w:r>
            <w:r>
              <w:rPr>
                <w:noProof/>
                <w:webHidden/>
              </w:rPr>
              <w:instrText xml:space="preserve"> PAGEREF _Toc162247165 \h </w:instrText>
            </w:r>
            <w:r>
              <w:rPr>
                <w:noProof/>
                <w:webHidden/>
              </w:rPr>
            </w:r>
          </w:ins>
          <w:r>
            <w:rPr>
              <w:noProof/>
              <w:webHidden/>
            </w:rPr>
            <w:fldChar w:fldCharType="separate"/>
          </w:r>
          <w:ins w:id="24" w:author="Nikola Karpic" w:date="2024-03-25T08:19:00Z">
            <w:r>
              <w:rPr>
                <w:noProof/>
                <w:webHidden/>
              </w:rPr>
              <w:t>9</w:t>
            </w:r>
            <w:r>
              <w:rPr>
                <w:noProof/>
                <w:webHidden/>
              </w:rPr>
              <w:fldChar w:fldCharType="end"/>
            </w:r>
            <w:r w:rsidRPr="00CB515E">
              <w:rPr>
                <w:rStyle w:val="Hyperlink"/>
                <w:noProof/>
              </w:rPr>
              <w:fldChar w:fldCharType="end"/>
            </w:r>
          </w:ins>
        </w:p>
        <w:p w14:paraId="6B6942C8" w14:textId="1655BB89" w:rsidR="002626A2" w:rsidRDefault="002626A2">
          <w:pPr>
            <w:pStyle w:val="TOC3"/>
            <w:rPr>
              <w:ins w:id="25" w:author="Nikola Karpic" w:date="2024-03-25T08:19:00Z"/>
              <w:rFonts w:asciiTheme="minorHAnsi" w:eastAsiaTheme="minorEastAsia" w:hAnsiTheme="minorHAnsi" w:cstheme="minorBidi"/>
              <w:noProof/>
              <w:kern w:val="2"/>
              <w:sz w:val="24"/>
              <w:szCs w:val="24"/>
              <w:lang w:eastAsia="sr-Latn-BA"/>
              <w14:ligatures w14:val="standardContextual"/>
            </w:rPr>
          </w:pPr>
          <w:ins w:id="26"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"_Toc162247166"</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2.2.1.</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Груписање</w:t>
            </w:r>
            <w:r>
              <w:rPr>
                <w:noProof/>
                <w:webHidden/>
              </w:rPr>
              <w:tab/>
            </w:r>
            <w:r>
              <w:rPr>
                <w:noProof/>
                <w:webHidden/>
              </w:rPr>
              <w:fldChar w:fldCharType="begin"/>
            </w:r>
            <w:r>
              <w:rPr>
                <w:noProof/>
                <w:webHidden/>
              </w:rPr>
              <w:instrText xml:space="preserve"> PAGEREF _Toc162247166 \h </w:instrText>
            </w:r>
            <w:r>
              <w:rPr>
                <w:noProof/>
                <w:webHidden/>
              </w:rPr>
            </w:r>
          </w:ins>
          <w:r>
            <w:rPr>
              <w:noProof/>
              <w:webHidden/>
            </w:rPr>
            <w:fldChar w:fldCharType="separate"/>
          </w:r>
          <w:ins w:id="27" w:author="Nikola Karpic" w:date="2024-03-25T08:19:00Z">
            <w:r>
              <w:rPr>
                <w:noProof/>
                <w:webHidden/>
              </w:rPr>
              <w:t>10</w:t>
            </w:r>
            <w:r>
              <w:rPr>
                <w:noProof/>
                <w:webHidden/>
              </w:rPr>
              <w:fldChar w:fldCharType="end"/>
            </w:r>
            <w:r w:rsidRPr="00CB515E">
              <w:rPr>
                <w:rStyle w:val="Hyperlink"/>
                <w:noProof/>
              </w:rPr>
              <w:fldChar w:fldCharType="end"/>
            </w:r>
          </w:ins>
        </w:p>
        <w:p w14:paraId="4033E0F3" w14:textId="6624734E" w:rsidR="002626A2" w:rsidRDefault="002626A2">
          <w:pPr>
            <w:pStyle w:val="TOC3"/>
            <w:rPr>
              <w:ins w:id="28" w:author="Nikola Karpic" w:date="2024-03-25T08:19:00Z"/>
              <w:rFonts w:asciiTheme="minorHAnsi" w:eastAsiaTheme="minorEastAsia" w:hAnsiTheme="minorHAnsi" w:cstheme="minorBidi"/>
              <w:noProof/>
              <w:kern w:val="2"/>
              <w:sz w:val="24"/>
              <w:szCs w:val="24"/>
              <w:lang w:eastAsia="sr-Latn-BA"/>
              <w14:ligatures w14:val="standardContextual"/>
            </w:rPr>
          </w:pPr>
          <w:ins w:id="29"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"_Toc162247167"</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2.2.2.</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Смањење димензионалности</w:t>
            </w:r>
            <w:r>
              <w:rPr>
                <w:noProof/>
                <w:webHidden/>
              </w:rPr>
              <w:tab/>
            </w:r>
            <w:r>
              <w:rPr>
                <w:noProof/>
                <w:webHidden/>
              </w:rPr>
              <w:fldChar w:fldCharType="begin"/>
            </w:r>
            <w:r>
              <w:rPr>
                <w:noProof/>
                <w:webHidden/>
              </w:rPr>
              <w:instrText xml:space="preserve"> PAGEREF _Toc162247167 \h </w:instrText>
            </w:r>
            <w:r>
              <w:rPr>
                <w:noProof/>
                <w:webHidden/>
              </w:rPr>
            </w:r>
          </w:ins>
          <w:r>
            <w:rPr>
              <w:noProof/>
              <w:webHidden/>
            </w:rPr>
            <w:fldChar w:fldCharType="separate"/>
          </w:r>
          <w:ins w:id="30" w:author="Nikola Karpic" w:date="2024-03-25T08:19:00Z">
            <w:r>
              <w:rPr>
                <w:noProof/>
                <w:webHidden/>
              </w:rPr>
              <w:t>11</w:t>
            </w:r>
            <w:r>
              <w:rPr>
                <w:noProof/>
                <w:webHidden/>
              </w:rPr>
              <w:fldChar w:fldCharType="end"/>
            </w:r>
            <w:r w:rsidRPr="00CB515E">
              <w:rPr>
                <w:rStyle w:val="Hyperlink"/>
                <w:noProof/>
              </w:rPr>
              <w:fldChar w:fldCharType="end"/>
            </w:r>
          </w:ins>
        </w:p>
        <w:p w14:paraId="2149B281" w14:textId="057AA3E4" w:rsidR="002626A2" w:rsidRDefault="002626A2">
          <w:pPr>
            <w:pStyle w:val="TOC3"/>
            <w:rPr>
              <w:ins w:id="31" w:author="Nikola Karpic" w:date="2024-03-25T08:19:00Z"/>
              <w:rFonts w:asciiTheme="minorHAnsi" w:eastAsiaTheme="minorEastAsia" w:hAnsiTheme="minorHAnsi" w:cstheme="minorBidi"/>
              <w:noProof/>
              <w:kern w:val="2"/>
              <w:sz w:val="24"/>
              <w:szCs w:val="24"/>
              <w:lang w:eastAsia="sr-Latn-BA"/>
              <w14:ligatures w14:val="standardContextual"/>
            </w:rPr>
          </w:pPr>
          <w:ins w:id="32"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"_Toc162247168"</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2.2.3.</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Учење уз подстицај</w:t>
            </w:r>
            <w:r>
              <w:rPr>
                <w:noProof/>
                <w:webHidden/>
              </w:rPr>
              <w:tab/>
            </w:r>
            <w:r>
              <w:rPr>
                <w:noProof/>
                <w:webHidden/>
              </w:rPr>
              <w:fldChar w:fldCharType="begin"/>
            </w:r>
            <w:r>
              <w:rPr>
                <w:noProof/>
                <w:webHidden/>
              </w:rPr>
              <w:instrText xml:space="preserve"> PAGEREF _Toc162247168 \h </w:instrText>
            </w:r>
            <w:r>
              <w:rPr>
                <w:noProof/>
                <w:webHidden/>
              </w:rPr>
            </w:r>
          </w:ins>
          <w:r>
            <w:rPr>
              <w:noProof/>
              <w:webHidden/>
            </w:rPr>
            <w:fldChar w:fldCharType="separate"/>
          </w:r>
          <w:ins w:id="33" w:author="Nikola Karpic" w:date="2024-03-25T08:19:00Z">
            <w:r>
              <w:rPr>
                <w:noProof/>
                <w:webHidden/>
              </w:rPr>
              <w:t>12</w:t>
            </w:r>
            <w:r>
              <w:rPr>
                <w:noProof/>
                <w:webHidden/>
              </w:rPr>
              <w:fldChar w:fldCharType="end"/>
            </w:r>
            <w:r w:rsidRPr="00CB515E">
              <w:rPr>
                <w:rStyle w:val="Hyperlink"/>
                <w:noProof/>
              </w:rPr>
              <w:fldChar w:fldCharType="end"/>
            </w:r>
          </w:ins>
        </w:p>
        <w:p w14:paraId="2351CBBE" w14:textId="6909F4B7" w:rsidR="002626A2" w:rsidRDefault="002626A2" w:rsidP="002626A2">
          <w:pPr>
            <w:pStyle w:val="TOC1"/>
            <w:rPr>
              <w:ins w:id="34" w:author="Nikola Karpic" w:date="2024-03-25T08:19:00Z"/>
              <w:rFonts w:asciiTheme="minorHAnsi" w:eastAsiaTheme="minorEastAsia" w:hAnsiTheme="minorHAnsi" w:cstheme="minorBidi"/>
              <w:noProof/>
              <w:kern w:val="2"/>
              <w:sz w:val="24"/>
              <w:szCs w:val="24"/>
              <w:lang w:eastAsia="sr-Latn-BA"/>
              <w14:ligatures w14:val="standardContextual"/>
            </w:rPr>
          </w:pPr>
          <w:ins w:id="35"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"_Toc162247169"</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3.</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Процес машинског учења</w:t>
            </w:r>
            <w:r>
              <w:rPr>
                <w:noProof/>
                <w:webHidden/>
              </w:rPr>
              <w:tab/>
            </w:r>
            <w:r>
              <w:rPr>
                <w:noProof/>
                <w:webHidden/>
              </w:rPr>
              <w:fldChar w:fldCharType="begin"/>
            </w:r>
            <w:r>
              <w:rPr>
                <w:noProof/>
                <w:webHidden/>
              </w:rPr>
              <w:instrText xml:space="preserve"> PAGEREF _Toc162247169 \h </w:instrText>
            </w:r>
            <w:r>
              <w:rPr>
                <w:noProof/>
                <w:webHidden/>
              </w:rPr>
            </w:r>
          </w:ins>
          <w:r>
            <w:rPr>
              <w:noProof/>
              <w:webHidden/>
            </w:rPr>
            <w:fldChar w:fldCharType="separate"/>
          </w:r>
          <w:ins w:id="36" w:author="Nikola Karpic" w:date="2024-03-25T08:19:00Z">
            <w:r>
              <w:rPr>
                <w:noProof/>
                <w:webHidden/>
              </w:rPr>
              <w:t>14</w:t>
            </w:r>
            <w:r>
              <w:rPr>
                <w:noProof/>
                <w:webHidden/>
              </w:rPr>
              <w:fldChar w:fldCharType="end"/>
            </w:r>
            <w:r w:rsidRPr="00CB515E">
              <w:rPr>
                <w:rStyle w:val="Hyperlink"/>
                <w:noProof/>
              </w:rPr>
              <w:fldChar w:fldCharType="end"/>
            </w:r>
          </w:ins>
        </w:p>
        <w:p w14:paraId="1401F970" w14:textId="2596D4A6" w:rsidR="002626A2" w:rsidRDefault="002626A2">
          <w:pPr>
            <w:pStyle w:val="TOC2"/>
            <w:tabs>
              <w:tab w:val="left" w:pos="960"/>
              <w:tab w:val="right" w:leader="dot" w:pos="9350"/>
            </w:tabs>
            <w:rPr>
              <w:ins w:id="37" w:author="Nikola Karpic" w:date="2024-03-25T08:19:00Z"/>
              <w:rFonts w:asciiTheme="minorHAnsi" w:eastAsiaTheme="minorEastAsia" w:hAnsiTheme="minorHAnsi" w:cstheme="minorBidi"/>
              <w:noProof/>
              <w:kern w:val="2"/>
              <w:sz w:val="24"/>
              <w:szCs w:val="24"/>
              <w:lang w:eastAsia="sr-Latn-BA"/>
              <w14:ligatures w14:val="standardContextual"/>
            </w:rPr>
          </w:pPr>
          <w:ins w:id="38"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"_Toc162247170"</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3.1.</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Дефинисање проблема</w:t>
            </w:r>
            <w:r>
              <w:rPr>
                <w:noProof/>
                <w:webHidden/>
              </w:rPr>
              <w:tab/>
            </w:r>
            <w:r>
              <w:rPr>
                <w:noProof/>
                <w:webHidden/>
              </w:rPr>
              <w:fldChar w:fldCharType="begin"/>
            </w:r>
            <w:r>
              <w:rPr>
                <w:noProof/>
                <w:webHidden/>
              </w:rPr>
              <w:instrText xml:space="preserve"> PAGEREF _Toc162247170 \h </w:instrText>
            </w:r>
            <w:r>
              <w:rPr>
                <w:noProof/>
                <w:webHidden/>
              </w:rPr>
            </w:r>
          </w:ins>
          <w:r>
            <w:rPr>
              <w:noProof/>
              <w:webHidden/>
            </w:rPr>
            <w:fldChar w:fldCharType="separate"/>
          </w:r>
          <w:ins w:id="39" w:author="Nikola Karpic" w:date="2024-03-25T08:19:00Z">
            <w:r>
              <w:rPr>
                <w:noProof/>
                <w:webHidden/>
              </w:rPr>
              <w:t>14</w:t>
            </w:r>
            <w:r>
              <w:rPr>
                <w:noProof/>
                <w:webHidden/>
              </w:rPr>
              <w:fldChar w:fldCharType="end"/>
            </w:r>
            <w:r w:rsidRPr="00CB515E">
              <w:rPr>
                <w:rStyle w:val="Hyperlink"/>
                <w:noProof/>
              </w:rPr>
              <w:fldChar w:fldCharType="end"/>
            </w:r>
          </w:ins>
        </w:p>
        <w:p w14:paraId="2ACB071E" w14:textId="3238BCBF" w:rsidR="002626A2" w:rsidRDefault="002626A2">
          <w:pPr>
            <w:pStyle w:val="TOC2"/>
            <w:tabs>
              <w:tab w:val="left" w:pos="960"/>
              <w:tab w:val="right" w:leader="dot" w:pos="9350"/>
            </w:tabs>
            <w:rPr>
              <w:ins w:id="40" w:author="Nikola Karpic" w:date="2024-03-25T08:19:00Z"/>
              <w:rFonts w:asciiTheme="minorHAnsi" w:eastAsiaTheme="minorEastAsia" w:hAnsiTheme="minorHAnsi" w:cstheme="minorBidi"/>
              <w:noProof/>
              <w:kern w:val="2"/>
              <w:sz w:val="24"/>
              <w:szCs w:val="24"/>
              <w:lang w:eastAsia="sr-Latn-BA"/>
              <w14:ligatures w14:val="standardContextual"/>
            </w:rPr>
          </w:pPr>
          <w:ins w:id="41"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"_Toc162247171"</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3.2.</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Прикупљање података</w:t>
            </w:r>
            <w:r>
              <w:rPr>
                <w:noProof/>
                <w:webHidden/>
              </w:rPr>
              <w:tab/>
            </w:r>
            <w:r>
              <w:rPr>
                <w:noProof/>
                <w:webHidden/>
              </w:rPr>
              <w:fldChar w:fldCharType="begin"/>
            </w:r>
            <w:r>
              <w:rPr>
                <w:noProof/>
                <w:webHidden/>
              </w:rPr>
              <w:instrText xml:space="preserve"> PAGEREF _Toc162247171 \h </w:instrText>
            </w:r>
            <w:r>
              <w:rPr>
                <w:noProof/>
                <w:webHidden/>
              </w:rPr>
            </w:r>
          </w:ins>
          <w:r>
            <w:rPr>
              <w:noProof/>
              <w:webHidden/>
            </w:rPr>
            <w:fldChar w:fldCharType="separate"/>
          </w:r>
          <w:ins w:id="42" w:author="Nikola Karpic" w:date="2024-03-25T08:19:00Z">
            <w:r>
              <w:rPr>
                <w:noProof/>
                <w:webHidden/>
              </w:rPr>
              <w:t>15</w:t>
            </w:r>
            <w:r>
              <w:rPr>
                <w:noProof/>
                <w:webHidden/>
              </w:rPr>
              <w:fldChar w:fldCharType="end"/>
            </w:r>
            <w:r w:rsidRPr="00CB515E">
              <w:rPr>
                <w:rStyle w:val="Hyperlink"/>
                <w:noProof/>
              </w:rPr>
              <w:fldChar w:fldCharType="end"/>
            </w:r>
          </w:ins>
        </w:p>
        <w:p w14:paraId="49DCE409" w14:textId="61008F82" w:rsidR="002626A2" w:rsidRDefault="002626A2">
          <w:pPr>
            <w:pStyle w:val="TOC2"/>
            <w:tabs>
              <w:tab w:val="left" w:pos="960"/>
              <w:tab w:val="right" w:leader="dot" w:pos="9350"/>
            </w:tabs>
            <w:rPr>
              <w:ins w:id="43" w:author="Nikola Karpic" w:date="2024-03-25T08:19:00Z"/>
              <w:rFonts w:asciiTheme="minorHAnsi" w:eastAsiaTheme="minorEastAsia" w:hAnsiTheme="minorHAnsi" w:cstheme="minorBidi"/>
              <w:noProof/>
              <w:kern w:val="2"/>
              <w:sz w:val="24"/>
              <w:szCs w:val="24"/>
              <w:lang w:eastAsia="sr-Latn-BA"/>
              <w14:ligatures w14:val="standardContextual"/>
            </w:rPr>
          </w:pPr>
          <w:ins w:id="44"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"_Toc162247172"</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3.3.</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Припрема података</w:t>
            </w:r>
            <w:r>
              <w:rPr>
                <w:noProof/>
                <w:webHidden/>
              </w:rPr>
              <w:tab/>
            </w:r>
            <w:r>
              <w:rPr>
                <w:noProof/>
                <w:webHidden/>
              </w:rPr>
              <w:fldChar w:fldCharType="begin"/>
            </w:r>
            <w:r>
              <w:rPr>
                <w:noProof/>
                <w:webHidden/>
              </w:rPr>
              <w:instrText xml:space="preserve"> PAGEREF _Toc162247172 \h </w:instrText>
            </w:r>
            <w:r>
              <w:rPr>
                <w:noProof/>
                <w:webHidden/>
              </w:rPr>
            </w:r>
          </w:ins>
          <w:r>
            <w:rPr>
              <w:noProof/>
              <w:webHidden/>
            </w:rPr>
            <w:fldChar w:fldCharType="separate"/>
          </w:r>
          <w:ins w:id="45" w:author="Nikola Karpic" w:date="2024-03-25T08:19:00Z">
            <w:r>
              <w:rPr>
                <w:noProof/>
                <w:webHidden/>
              </w:rPr>
              <w:t>15</w:t>
            </w:r>
            <w:r>
              <w:rPr>
                <w:noProof/>
                <w:webHidden/>
              </w:rPr>
              <w:fldChar w:fldCharType="end"/>
            </w:r>
            <w:r w:rsidRPr="00CB515E">
              <w:rPr>
                <w:rStyle w:val="Hyperlink"/>
                <w:noProof/>
              </w:rPr>
              <w:fldChar w:fldCharType="end"/>
            </w:r>
          </w:ins>
        </w:p>
        <w:p w14:paraId="3A251AD1" w14:textId="091040BA" w:rsidR="002626A2" w:rsidRDefault="002626A2">
          <w:pPr>
            <w:pStyle w:val="TOC2"/>
            <w:tabs>
              <w:tab w:val="left" w:pos="960"/>
              <w:tab w:val="right" w:leader="dot" w:pos="9350"/>
            </w:tabs>
            <w:rPr>
              <w:ins w:id="46" w:author="Nikola Karpic" w:date="2024-03-25T08:19:00Z"/>
              <w:rFonts w:asciiTheme="minorHAnsi" w:eastAsiaTheme="minorEastAsia" w:hAnsiTheme="minorHAnsi" w:cstheme="minorBidi"/>
              <w:noProof/>
              <w:kern w:val="2"/>
              <w:sz w:val="24"/>
              <w:szCs w:val="24"/>
              <w:lang w:eastAsia="sr-Latn-BA"/>
              <w14:ligatures w14:val="standardContextual"/>
            </w:rPr>
          </w:pPr>
          <w:ins w:id="47"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"_Toc162247173"</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3.4.</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Избор модела</w:t>
            </w:r>
            <w:r>
              <w:rPr>
                <w:noProof/>
                <w:webHidden/>
              </w:rPr>
              <w:tab/>
            </w:r>
            <w:r>
              <w:rPr>
                <w:noProof/>
                <w:webHidden/>
              </w:rPr>
              <w:fldChar w:fldCharType="begin"/>
            </w:r>
            <w:r>
              <w:rPr>
                <w:noProof/>
                <w:webHidden/>
              </w:rPr>
              <w:instrText xml:space="preserve"> PAGEREF _Toc162247173 \h </w:instrText>
            </w:r>
            <w:r>
              <w:rPr>
                <w:noProof/>
                <w:webHidden/>
              </w:rPr>
            </w:r>
          </w:ins>
          <w:r>
            <w:rPr>
              <w:noProof/>
              <w:webHidden/>
            </w:rPr>
            <w:fldChar w:fldCharType="separate"/>
          </w:r>
          <w:ins w:id="48" w:author="Nikola Karpic" w:date="2024-03-25T08:19:00Z">
            <w:r>
              <w:rPr>
                <w:noProof/>
                <w:webHidden/>
              </w:rPr>
              <w:t>16</w:t>
            </w:r>
            <w:r>
              <w:rPr>
                <w:noProof/>
                <w:webHidden/>
              </w:rPr>
              <w:fldChar w:fldCharType="end"/>
            </w:r>
            <w:r w:rsidRPr="00CB515E">
              <w:rPr>
                <w:rStyle w:val="Hyperlink"/>
                <w:noProof/>
              </w:rPr>
              <w:fldChar w:fldCharType="end"/>
            </w:r>
          </w:ins>
        </w:p>
        <w:p w14:paraId="3C828CD5" w14:textId="1CCB8730" w:rsidR="002626A2" w:rsidRDefault="002626A2">
          <w:pPr>
            <w:pStyle w:val="TOC2"/>
            <w:tabs>
              <w:tab w:val="left" w:pos="960"/>
              <w:tab w:val="right" w:leader="dot" w:pos="9350"/>
            </w:tabs>
            <w:rPr>
              <w:ins w:id="49" w:author="Nikola Karpic" w:date="2024-03-25T08:19:00Z"/>
              <w:rFonts w:asciiTheme="minorHAnsi" w:eastAsiaTheme="minorEastAsia" w:hAnsiTheme="minorHAnsi" w:cstheme="minorBidi"/>
              <w:noProof/>
              <w:kern w:val="2"/>
              <w:sz w:val="24"/>
              <w:szCs w:val="24"/>
              <w:lang w:eastAsia="sr-Latn-BA"/>
              <w14:ligatures w14:val="standardContextual"/>
            </w:rPr>
          </w:pPr>
          <w:ins w:id="50"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"_Toc162247174"</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3.5.</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Тренирање модела</w:t>
            </w:r>
            <w:r>
              <w:rPr>
                <w:noProof/>
                <w:webHidden/>
              </w:rPr>
              <w:tab/>
            </w:r>
            <w:r>
              <w:rPr>
                <w:noProof/>
                <w:webHidden/>
              </w:rPr>
              <w:fldChar w:fldCharType="begin"/>
            </w:r>
            <w:r>
              <w:rPr>
                <w:noProof/>
                <w:webHidden/>
              </w:rPr>
              <w:instrText xml:space="preserve"> PAGEREF _Toc162247174 \h </w:instrText>
            </w:r>
            <w:r>
              <w:rPr>
                <w:noProof/>
                <w:webHidden/>
              </w:rPr>
            </w:r>
          </w:ins>
          <w:r>
            <w:rPr>
              <w:noProof/>
              <w:webHidden/>
            </w:rPr>
            <w:fldChar w:fldCharType="separate"/>
          </w:r>
          <w:ins w:id="51" w:author="Nikola Karpic" w:date="2024-03-25T08:19:00Z">
            <w:r>
              <w:rPr>
                <w:noProof/>
                <w:webHidden/>
              </w:rPr>
              <w:t>16</w:t>
            </w:r>
            <w:r>
              <w:rPr>
                <w:noProof/>
                <w:webHidden/>
              </w:rPr>
              <w:fldChar w:fldCharType="end"/>
            </w:r>
            <w:r w:rsidRPr="00CB515E">
              <w:rPr>
                <w:rStyle w:val="Hyperlink"/>
                <w:noProof/>
              </w:rPr>
              <w:fldChar w:fldCharType="end"/>
            </w:r>
          </w:ins>
        </w:p>
        <w:p w14:paraId="77619719" w14:textId="6B0D6A05" w:rsidR="002626A2" w:rsidRDefault="002626A2">
          <w:pPr>
            <w:pStyle w:val="TOC2"/>
            <w:tabs>
              <w:tab w:val="left" w:pos="960"/>
              <w:tab w:val="right" w:leader="dot" w:pos="9350"/>
            </w:tabs>
            <w:rPr>
              <w:ins w:id="52" w:author="Nikola Karpic" w:date="2024-03-25T08:19:00Z"/>
              <w:rFonts w:asciiTheme="minorHAnsi" w:eastAsiaTheme="minorEastAsia" w:hAnsiTheme="minorHAnsi" w:cstheme="minorBidi"/>
              <w:noProof/>
              <w:kern w:val="2"/>
              <w:sz w:val="24"/>
              <w:szCs w:val="24"/>
              <w:lang w:eastAsia="sr-Latn-BA"/>
              <w14:ligatures w14:val="standardContextual"/>
            </w:rPr>
          </w:pPr>
          <w:ins w:id="53"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"_Toc162247175"</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3.6.</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Оцјењивање модела</w:t>
            </w:r>
            <w:r>
              <w:rPr>
                <w:noProof/>
                <w:webHidden/>
              </w:rPr>
              <w:tab/>
            </w:r>
            <w:r>
              <w:rPr>
                <w:noProof/>
                <w:webHidden/>
              </w:rPr>
              <w:fldChar w:fldCharType="begin"/>
            </w:r>
            <w:r>
              <w:rPr>
                <w:noProof/>
                <w:webHidden/>
              </w:rPr>
              <w:instrText xml:space="preserve"> PAGEREF _Toc162247175 \h </w:instrText>
            </w:r>
            <w:r>
              <w:rPr>
                <w:noProof/>
                <w:webHidden/>
              </w:rPr>
            </w:r>
          </w:ins>
          <w:r>
            <w:rPr>
              <w:noProof/>
              <w:webHidden/>
            </w:rPr>
            <w:fldChar w:fldCharType="separate"/>
          </w:r>
          <w:ins w:id="54" w:author="Nikola Karpic" w:date="2024-03-25T08:19:00Z">
            <w:r>
              <w:rPr>
                <w:noProof/>
                <w:webHidden/>
              </w:rPr>
              <w:t>17</w:t>
            </w:r>
            <w:r>
              <w:rPr>
                <w:noProof/>
                <w:webHidden/>
              </w:rPr>
              <w:fldChar w:fldCharType="end"/>
            </w:r>
            <w:r w:rsidRPr="00CB515E">
              <w:rPr>
                <w:rStyle w:val="Hyperlink"/>
                <w:noProof/>
              </w:rPr>
              <w:fldChar w:fldCharType="end"/>
            </w:r>
          </w:ins>
        </w:p>
        <w:p w14:paraId="75EEA479" w14:textId="3ED430EE" w:rsidR="002626A2" w:rsidRDefault="002626A2">
          <w:pPr>
            <w:pStyle w:val="TOC2"/>
            <w:tabs>
              <w:tab w:val="left" w:pos="960"/>
              <w:tab w:val="right" w:leader="dot" w:pos="9350"/>
            </w:tabs>
            <w:rPr>
              <w:ins w:id="55" w:author="Nikola Karpic" w:date="2024-03-25T08:19:00Z"/>
              <w:rFonts w:asciiTheme="minorHAnsi" w:eastAsiaTheme="minorEastAsia" w:hAnsiTheme="minorHAnsi" w:cstheme="minorBidi"/>
              <w:noProof/>
              <w:kern w:val="2"/>
              <w:sz w:val="24"/>
              <w:szCs w:val="24"/>
              <w:lang w:eastAsia="sr-Latn-BA"/>
              <w14:ligatures w14:val="standardContextual"/>
            </w:rPr>
          </w:pPr>
          <w:ins w:id="56"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"_Toc162247176"</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3.7.</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Прилагођавање модела</w:t>
            </w:r>
            <w:r>
              <w:rPr>
                <w:noProof/>
                <w:webHidden/>
              </w:rPr>
              <w:tab/>
            </w:r>
            <w:r>
              <w:rPr>
                <w:noProof/>
                <w:webHidden/>
              </w:rPr>
              <w:fldChar w:fldCharType="begin"/>
            </w:r>
            <w:r>
              <w:rPr>
                <w:noProof/>
                <w:webHidden/>
              </w:rPr>
              <w:instrText xml:space="preserve"> PAGEREF _Toc162247176 \h </w:instrText>
            </w:r>
            <w:r>
              <w:rPr>
                <w:noProof/>
                <w:webHidden/>
              </w:rPr>
            </w:r>
          </w:ins>
          <w:r>
            <w:rPr>
              <w:noProof/>
              <w:webHidden/>
            </w:rPr>
            <w:fldChar w:fldCharType="separate"/>
          </w:r>
          <w:ins w:id="57" w:author="Nikola Karpic" w:date="2024-03-25T08:19:00Z">
            <w:r>
              <w:rPr>
                <w:noProof/>
                <w:webHidden/>
              </w:rPr>
              <w:t>17</w:t>
            </w:r>
            <w:r>
              <w:rPr>
                <w:noProof/>
                <w:webHidden/>
              </w:rPr>
              <w:fldChar w:fldCharType="end"/>
            </w:r>
            <w:r w:rsidRPr="00CB515E">
              <w:rPr>
                <w:rStyle w:val="Hyperlink"/>
                <w:noProof/>
              </w:rPr>
              <w:fldChar w:fldCharType="end"/>
            </w:r>
          </w:ins>
        </w:p>
        <w:p w14:paraId="5F28A2AD" w14:textId="0047527A" w:rsidR="002626A2" w:rsidRDefault="002626A2">
          <w:pPr>
            <w:pStyle w:val="TOC2"/>
            <w:tabs>
              <w:tab w:val="left" w:pos="960"/>
              <w:tab w:val="right" w:leader="dot" w:pos="9350"/>
            </w:tabs>
            <w:rPr>
              <w:ins w:id="58" w:author="Nikola Karpic" w:date="2024-03-25T08:19:00Z"/>
              <w:rFonts w:asciiTheme="minorHAnsi" w:eastAsiaTheme="minorEastAsia" w:hAnsiTheme="minorHAnsi" w:cstheme="minorBidi"/>
              <w:noProof/>
              <w:kern w:val="2"/>
              <w:sz w:val="24"/>
              <w:szCs w:val="24"/>
              <w:lang w:eastAsia="sr-Latn-BA"/>
              <w14:ligatures w14:val="standardContextual"/>
            </w:rPr>
          </w:pPr>
          <w:ins w:id="59"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"_Toc162247177"</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3.8.</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Тестирање и примјена модела</w:t>
            </w:r>
            <w:r>
              <w:rPr>
                <w:noProof/>
                <w:webHidden/>
              </w:rPr>
              <w:tab/>
            </w:r>
            <w:r>
              <w:rPr>
                <w:noProof/>
                <w:webHidden/>
              </w:rPr>
              <w:fldChar w:fldCharType="begin"/>
            </w:r>
            <w:r>
              <w:rPr>
                <w:noProof/>
                <w:webHidden/>
              </w:rPr>
              <w:instrText xml:space="preserve"> PAGEREF _Toc162247177 \h </w:instrText>
            </w:r>
            <w:r>
              <w:rPr>
                <w:noProof/>
                <w:webHidden/>
              </w:rPr>
            </w:r>
          </w:ins>
          <w:r>
            <w:rPr>
              <w:noProof/>
              <w:webHidden/>
            </w:rPr>
            <w:fldChar w:fldCharType="separate"/>
          </w:r>
          <w:ins w:id="60" w:author="Nikola Karpic" w:date="2024-03-25T08:19:00Z">
            <w:r>
              <w:rPr>
                <w:noProof/>
                <w:webHidden/>
              </w:rPr>
              <w:t>18</w:t>
            </w:r>
            <w:r>
              <w:rPr>
                <w:noProof/>
                <w:webHidden/>
              </w:rPr>
              <w:fldChar w:fldCharType="end"/>
            </w:r>
            <w:r w:rsidRPr="00CB515E">
              <w:rPr>
                <w:rStyle w:val="Hyperlink"/>
                <w:noProof/>
              </w:rPr>
              <w:fldChar w:fldCharType="end"/>
            </w:r>
          </w:ins>
        </w:p>
        <w:p w14:paraId="34F5B644" w14:textId="2C19DCED" w:rsidR="002626A2" w:rsidRDefault="002626A2" w:rsidP="002626A2">
          <w:pPr>
            <w:pStyle w:val="TOC1"/>
            <w:rPr>
              <w:ins w:id="61" w:author="Nikola Karpic" w:date="2024-03-25T08:19:00Z"/>
              <w:rFonts w:asciiTheme="minorHAnsi" w:eastAsiaTheme="minorEastAsia" w:hAnsiTheme="minorHAnsi" w:cstheme="minorBidi"/>
              <w:noProof/>
              <w:kern w:val="2"/>
              <w:sz w:val="24"/>
              <w:szCs w:val="24"/>
              <w:lang w:eastAsia="sr-Latn-BA"/>
              <w14:ligatures w14:val="standardContextual"/>
            </w:rPr>
          </w:pPr>
          <w:ins w:id="62"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"_Toc162247178"</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4.</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Избор алгоритма</w:t>
            </w:r>
            <w:r>
              <w:rPr>
                <w:noProof/>
                <w:webHidden/>
              </w:rPr>
              <w:tab/>
            </w:r>
            <w:r>
              <w:rPr>
                <w:noProof/>
                <w:webHidden/>
              </w:rPr>
              <w:fldChar w:fldCharType="begin"/>
            </w:r>
            <w:r>
              <w:rPr>
                <w:noProof/>
                <w:webHidden/>
              </w:rPr>
              <w:instrText xml:space="preserve"> PAGEREF _Toc162247178 \h </w:instrText>
            </w:r>
            <w:r>
              <w:rPr>
                <w:noProof/>
                <w:webHidden/>
              </w:rPr>
            </w:r>
          </w:ins>
          <w:r>
            <w:rPr>
              <w:noProof/>
              <w:webHidden/>
            </w:rPr>
            <w:fldChar w:fldCharType="separate"/>
          </w:r>
          <w:ins w:id="63" w:author="Nikola Karpic" w:date="2024-03-25T08:19:00Z">
            <w:r>
              <w:rPr>
                <w:noProof/>
                <w:webHidden/>
              </w:rPr>
              <w:t>19</w:t>
            </w:r>
            <w:r>
              <w:rPr>
                <w:noProof/>
                <w:webHidden/>
              </w:rPr>
              <w:fldChar w:fldCharType="end"/>
            </w:r>
            <w:r w:rsidRPr="00CB515E">
              <w:rPr>
                <w:rStyle w:val="Hyperlink"/>
                <w:noProof/>
              </w:rPr>
              <w:fldChar w:fldCharType="end"/>
            </w:r>
          </w:ins>
        </w:p>
        <w:p w14:paraId="515E2C5D" w14:textId="5DF57ED3" w:rsidR="002626A2" w:rsidRDefault="002626A2">
          <w:pPr>
            <w:pStyle w:val="TOC2"/>
            <w:tabs>
              <w:tab w:val="left" w:pos="960"/>
              <w:tab w:val="right" w:leader="dot" w:pos="9350"/>
            </w:tabs>
            <w:rPr>
              <w:ins w:id="64" w:author="Nikola Karpic" w:date="2024-03-25T08:19:00Z"/>
              <w:rFonts w:asciiTheme="minorHAnsi" w:eastAsiaTheme="minorEastAsia" w:hAnsiTheme="minorHAnsi" w:cstheme="minorBidi"/>
              <w:noProof/>
              <w:kern w:val="2"/>
              <w:sz w:val="24"/>
              <w:szCs w:val="24"/>
              <w:lang w:eastAsia="sr-Latn-BA"/>
              <w14:ligatures w14:val="standardContextual"/>
            </w:rPr>
          </w:pPr>
          <w:ins w:id="65"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"_Toc162247179"</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4.1.</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Логистичка регресија</w:t>
            </w:r>
            <w:r>
              <w:rPr>
                <w:noProof/>
                <w:webHidden/>
              </w:rPr>
              <w:tab/>
            </w:r>
            <w:r>
              <w:rPr>
                <w:noProof/>
                <w:webHidden/>
              </w:rPr>
              <w:fldChar w:fldCharType="begin"/>
            </w:r>
            <w:r>
              <w:rPr>
                <w:noProof/>
                <w:webHidden/>
              </w:rPr>
              <w:instrText xml:space="preserve"> PAGEREF _Toc162247179 \h </w:instrText>
            </w:r>
            <w:r>
              <w:rPr>
                <w:noProof/>
                <w:webHidden/>
              </w:rPr>
            </w:r>
          </w:ins>
          <w:r>
            <w:rPr>
              <w:noProof/>
              <w:webHidden/>
            </w:rPr>
            <w:fldChar w:fldCharType="separate"/>
          </w:r>
          <w:ins w:id="66" w:author="Nikola Karpic" w:date="2024-03-25T08:19:00Z">
            <w:r>
              <w:rPr>
                <w:noProof/>
                <w:webHidden/>
              </w:rPr>
              <w:t>19</w:t>
            </w:r>
            <w:r>
              <w:rPr>
                <w:noProof/>
                <w:webHidden/>
              </w:rPr>
              <w:fldChar w:fldCharType="end"/>
            </w:r>
            <w:r w:rsidRPr="00CB515E">
              <w:rPr>
                <w:rStyle w:val="Hyperlink"/>
                <w:noProof/>
              </w:rPr>
              <w:fldChar w:fldCharType="end"/>
            </w:r>
          </w:ins>
        </w:p>
        <w:p w14:paraId="24D8C793" w14:textId="65701D29" w:rsidR="002626A2" w:rsidRDefault="002626A2">
          <w:pPr>
            <w:pStyle w:val="TOC2"/>
            <w:tabs>
              <w:tab w:val="left" w:pos="960"/>
              <w:tab w:val="right" w:leader="dot" w:pos="9350"/>
            </w:tabs>
            <w:rPr>
              <w:ins w:id="67" w:author="Nikola Karpic" w:date="2024-03-25T08:19:00Z"/>
              <w:rFonts w:asciiTheme="minorHAnsi" w:eastAsiaTheme="minorEastAsia" w:hAnsiTheme="minorHAnsi" w:cstheme="minorBidi"/>
              <w:noProof/>
              <w:kern w:val="2"/>
              <w:sz w:val="24"/>
              <w:szCs w:val="24"/>
              <w:lang w:eastAsia="sr-Latn-BA"/>
              <w14:ligatures w14:val="standardContextual"/>
            </w:rPr>
          </w:pPr>
          <w:ins w:id="68"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"_Toc162247180"</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4.2.</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Gaussian Naive Byes Classifier</w:t>
            </w:r>
            <w:r>
              <w:rPr>
                <w:noProof/>
                <w:webHidden/>
              </w:rPr>
              <w:tab/>
            </w:r>
            <w:r>
              <w:rPr>
                <w:noProof/>
                <w:webHidden/>
              </w:rPr>
              <w:fldChar w:fldCharType="begin"/>
            </w:r>
            <w:r>
              <w:rPr>
                <w:noProof/>
                <w:webHidden/>
              </w:rPr>
              <w:instrText xml:space="preserve"> PAGEREF _Toc162247180 \h </w:instrText>
            </w:r>
            <w:r>
              <w:rPr>
                <w:noProof/>
                <w:webHidden/>
              </w:rPr>
            </w:r>
          </w:ins>
          <w:r>
            <w:rPr>
              <w:noProof/>
              <w:webHidden/>
            </w:rPr>
            <w:fldChar w:fldCharType="separate"/>
          </w:r>
          <w:ins w:id="69" w:author="Nikola Karpic" w:date="2024-03-25T08:19:00Z">
            <w:r>
              <w:rPr>
                <w:noProof/>
                <w:webHidden/>
              </w:rPr>
              <w:t>20</w:t>
            </w:r>
            <w:r>
              <w:rPr>
                <w:noProof/>
                <w:webHidden/>
              </w:rPr>
              <w:fldChar w:fldCharType="end"/>
            </w:r>
            <w:r w:rsidRPr="00CB515E">
              <w:rPr>
                <w:rStyle w:val="Hyperlink"/>
                <w:noProof/>
              </w:rPr>
              <w:fldChar w:fldCharType="end"/>
            </w:r>
          </w:ins>
        </w:p>
        <w:p w14:paraId="2B6D1970" w14:textId="5A11087B" w:rsidR="002626A2" w:rsidRDefault="002626A2">
          <w:pPr>
            <w:pStyle w:val="TOC2"/>
            <w:tabs>
              <w:tab w:val="left" w:pos="960"/>
              <w:tab w:val="right" w:leader="dot" w:pos="9350"/>
            </w:tabs>
            <w:rPr>
              <w:ins w:id="70" w:author="Nikola Karpic" w:date="2024-03-25T08:19:00Z"/>
              <w:rFonts w:asciiTheme="minorHAnsi" w:eastAsiaTheme="minorEastAsia" w:hAnsiTheme="minorHAnsi" w:cstheme="minorBidi"/>
              <w:noProof/>
              <w:kern w:val="2"/>
              <w:sz w:val="24"/>
              <w:szCs w:val="24"/>
              <w:lang w:eastAsia="sr-Latn-BA"/>
              <w14:ligatures w14:val="standardContextual"/>
            </w:rPr>
          </w:pPr>
          <w:ins w:id="71"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"_Toc162247181"</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4.3.</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K Nearest Neighbors Classifier</w:t>
            </w:r>
            <w:r>
              <w:rPr>
                <w:noProof/>
                <w:webHidden/>
              </w:rPr>
              <w:tab/>
            </w:r>
            <w:r>
              <w:rPr>
                <w:noProof/>
                <w:webHidden/>
              </w:rPr>
              <w:fldChar w:fldCharType="begin"/>
            </w:r>
            <w:r>
              <w:rPr>
                <w:noProof/>
                <w:webHidden/>
              </w:rPr>
              <w:instrText xml:space="preserve"> PAGEREF _Toc162247181 \h </w:instrText>
            </w:r>
            <w:r>
              <w:rPr>
                <w:noProof/>
                <w:webHidden/>
              </w:rPr>
            </w:r>
          </w:ins>
          <w:r>
            <w:rPr>
              <w:noProof/>
              <w:webHidden/>
            </w:rPr>
            <w:fldChar w:fldCharType="separate"/>
          </w:r>
          <w:ins w:id="72" w:author="Nikola Karpic" w:date="2024-03-25T08:19:00Z">
            <w:r>
              <w:rPr>
                <w:noProof/>
                <w:webHidden/>
              </w:rPr>
              <w:t>20</w:t>
            </w:r>
            <w:r>
              <w:rPr>
                <w:noProof/>
                <w:webHidden/>
              </w:rPr>
              <w:fldChar w:fldCharType="end"/>
            </w:r>
            <w:r w:rsidRPr="00CB515E">
              <w:rPr>
                <w:rStyle w:val="Hyperlink"/>
                <w:noProof/>
              </w:rPr>
              <w:fldChar w:fldCharType="end"/>
            </w:r>
          </w:ins>
        </w:p>
        <w:p w14:paraId="137598A9" w14:textId="5F1AAFF7" w:rsidR="002626A2" w:rsidRDefault="002626A2">
          <w:pPr>
            <w:pStyle w:val="TOC2"/>
            <w:tabs>
              <w:tab w:val="left" w:pos="960"/>
              <w:tab w:val="right" w:leader="dot" w:pos="9350"/>
            </w:tabs>
            <w:rPr>
              <w:ins w:id="73" w:author="Nikola Karpic" w:date="2024-03-25T08:19:00Z"/>
              <w:rFonts w:asciiTheme="minorHAnsi" w:eastAsiaTheme="minorEastAsia" w:hAnsiTheme="minorHAnsi" w:cstheme="minorBidi"/>
              <w:noProof/>
              <w:kern w:val="2"/>
              <w:sz w:val="24"/>
              <w:szCs w:val="24"/>
              <w:lang w:eastAsia="sr-Latn-BA"/>
              <w14:ligatures w14:val="standardContextual"/>
            </w:rPr>
          </w:pPr>
          <w:ins w:id="74"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"_Toc162247182"</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4.4.</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Decision Tree Classifier</w:t>
            </w:r>
            <w:r>
              <w:rPr>
                <w:noProof/>
                <w:webHidden/>
              </w:rPr>
              <w:tab/>
            </w:r>
            <w:r>
              <w:rPr>
                <w:noProof/>
                <w:webHidden/>
              </w:rPr>
              <w:fldChar w:fldCharType="begin"/>
            </w:r>
            <w:r>
              <w:rPr>
                <w:noProof/>
                <w:webHidden/>
              </w:rPr>
              <w:instrText xml:space="preserve"> PAGEREF _Toc162247182 \h </w:instrText>
            </w:r>
            <w:r>
              <w:rPr>
                <w:noProof/>
                <w:webHidden/>
              </w:rPr>
            </w:r>
          </w:ins>
          <w:r>
            <w:rPr>
              <w:noProof/>
              <w:webHidden/>
            </w:rPr>
            <w:fldChar w:fldCharType="separate"/>
          </w:r>
          <w:ins w:id="75" w:author="Nikola Karpic" w:date="2024-03-25T08:19:00Z">
            <w:r>
              <w:rPr>
                <w:noProof/>
                <w:webHidden/>
              </w:rPr>
              <w:t>20</w:t>
            </w:r>
            <w:r>
              <w:rPr>
                <w:noProof/>
                <w:webHidden/>
              </w:rPr>
              <w:fldChar w:fldCharType="end"/>
            </w:r>
            <w:r w:rsidRPr="00CB515E">
              <w:rPr>
                <w:rStyle w:val="Hyperlink"/>
                <w:noProof/>
              </w:rPr>
              <w:fldChar w:fldCharType="end"/>
            </w:r>
          </w:ins>
        </w:p>
        <w:p w14:paraId="216E3D00" w14:textId="17525FD9" w:rsidR="002626A2" w:rsidRDefault="002626A2">
          <w:pPr>
            <w:pStyle w:val="TOC2"/>
            <w:tabs>
              <w:tab w:val="left" w:pos="960"/>
              <w:tab w:val="right" w:leader="dot" w:pos="9350"/>
            </w:tabs>
            <w:rPr>
              <w:ins w:id="76" w:author="Nikola Karpic" w:date="2024-03-25T08:19:00Z"/>
              <w:rFonts w:asciiTheme="minorHAnsi" w:eastAsiaTheme="minorEastAsia" w:hAnsiTheme="minorHAnsi" w:cstheme="minorBidi"/>
              <w:noProof/>
              <w:kern w:val="2"/>
              <w:sz w:val="24"/>
              <w:szCs w:val="24"/>
              <w:lang w:eastAsia="sr-Latn-BA"/>
              <w14:ligatures w14:val="standardContextual"/>
            </w:rPr>
          </w:pPr>
          <w:ins w:id="77"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"_Toc162247183"</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4.5.</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Random Forest Classifier</w:t>
            </w:r>
            <w:r>
              <w:rPr>
                <w:noProof/>
                <w:webHidden/>
              </w:rPr>
              <w:tab/>
            </w:r>
            <w:r>
              <w:rPr>
                <w:noProof/>
                <w:webHidden/>
              </w:rPr>
              <w:fldChar w:fldCharType="begin"/>
            </w:r>
            <w:r>
              <w:rPr>
                <w:noProof/>
                <w:webHidden/>
              </w:rPr>
              <w:instrText xml:space="preserve"> PAGEREF _Toc162247183 \h </w:instrText>
            </w:r>
            <w:r>
              <w:rPr>
                <w:noProof/>
                <w:webHidden/>
              </w:rPr>
            </w:r>
          </w:ins>
          <w:r>
            <w:rPr>
              <w:noProof/>
              <w:webHidden/>
            </w:rPr>
            <w:fldChar w:fldCharType="separate"/>
          </w:r>
          <w:ins w:id="78" w:author="Nikola Karpic" w:date="2024-03-25T08:19:00Z">
            <w:r>
              <w:rPr>
                <w:noProof/>
                <w:webHidden/>
              </w:rPr>
              <w:t>21</w:t>
            </w:r>
            <w:r>
              <w:rPr>
                <w:noProof/>
                <w:webHidden/>
              </w:rPr>
              <w:fldChar w:fldCharType="end"/>
            </w:r>
            <w:r w:rsidRPr="00CB515E">
              <w:rPr>
                <w:rStyle w:val="Hyperlink"/>
                <w:noProof/>
              </w:rPr>
              <w:fldChar w:fldCharType="end"/>
            </w:r>
          </w:ins>
        </w:p>
        <w:p w14:paraId="1D26E5EB" w14:textId="44548380" w:rsidR="002626A2" w:rsidRDefault="002626A2">
          <w:pPr>
            <w:pStyle w:val="TOC2"/>
            <w:tabs>
              <w:tab w:val="left" w:pos="960"/>
              <w:tab w:val="right" w:leader="dot" w:pos="9350"/>
            </w:tabs>
            <w:rPr>
              <w:ins w:id="79" w:author="Nikola Karpic" w:date="2024-03-25T08:19:00Z"/>
              <w:rFonts w:asciiTheme="minorHAnsi" w:eastAsiaTheme="minorEastAsia" w:hAnsiTheme="minorHAnsi" w:cstheme="minorBidi"/>
              <w:noProof/>
              <w:kern w:val="2"/>
              <w:sz w:val="24"/>
              <w:szCs w:val="24"/>
              <w:lang w:eastAsia="sr-Latn-BA"/>
              <w14:ligatures w14:val="standardContextual"/>
            </w:rPr>
          </w:pPr>
          <w:ins w:id="80"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"_Toc162247184"</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4.6.</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Gradient Boosting Classifier</w:t>
            </w:r>
            <w:r>
              <w:rPr>
                <w:noProof/>
                <w:webHidden/>
              </w:rPr>
              <w:tab/>
            </w:r>
            <w:r>
              <w:rPr>
                <w:noProof/>
                <w:webHidden/>
              </w:rPr>
              <w:fldChar w:fldCharType="begin"/>
            </w:r>
            <w:r>
              <w:rPr>
                <w:noProof/>
                <w:webHidden/>
              </w:rPr>
              <w:instrText xml:space="preserve"> PAGEREF _Toc162247184 \h </w:instrText>
            </w:r>
            <w:r>
              <w:rPr>
                <w:noProof/>
                <w:webHidden/>
              </w:rPr>
            </w:r>
          </w:ins>
          <w:r>
            <w:rPr>
              <w:noProof/>
              <w:webHidden/>
            </w:rPr>
            <w:fldChar w:fldCharType="separate"/>
          </w:r>
          <w:ins w:id="81" w:author="Nikola Karpic" w:date="2024-03-25T08:19:00Z">
            <w:r>
              <w:rPr>
                <w:noProof/>
                <w:webHidden/>
              </w:rPr>
              <w:t>21</w:t>
            </w:r>
            <w:r>
              <w:rPr>
                <w:noProof/>
                <w:webHidden/>
              </w:rPr>
              <w:fldChar w:fldCharType="end"/>
            </w:r>
            <w:r w:rsidRPr="00CB515E">
              <w:rPr>
                <w:rStyle w:val="Hyperlink"/>
                <w:noProof/>
              </w:rPr>
              <w:fldChar w:fldCharType="end"/>
            </w:r>
          </w:ins>
        </w:p>
        <w:p w14:paraId="784F35B2" w14:textId="71DADB2B" w:rsidR="002626A2" w:rsidRDefault="002626A2">
          <w:pPr>
            <w:pStyle w:val="TOC2"/>
            <w:tabs>
              <w:tab w:val="left" w:pos="960"/>
              <w:tab w:val="right" w:leader="dot" w:pos="9350"/>
            </w:tabs>
            <w:rPr>
              <w:ins w:id="82" w:author="Nikola Karpic" w:date="2024-03-25T08:19:00Z"/>
              <w:rFonts w:asciiTheme="minorHAnsi" w:eastAsiaTheme="minorEastAsia" w:hAnsiTheme="minorHAnsi" w:cstheme="minorBidi"/>
              <w:noProof/>
              <w:kern w:val="2"/>
              <w:sz w:val="24"/>
              <w:szCs w:val="24"/>
              <w:lang w:eastAsia="sr-Latn-BA"/>
              <w14:ligatures w14:val="standardContextual"/>
            </w:rPr>
          </w:pPr>
          <w:ins w:id="83"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"_Toc162247185"</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4.7.</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Support Vector Machine Classifier</w:t>
            </w:r>
            <w:r>
              <w:rPr>
                <w:noProof/>
                <w:webHidden/>
              </w:rPr>
              <w:tab/>
            </w:r>
            <w:r>
              <w:rPr>
                <w:noProof/>
                <w:webHidden/>
              </w:rPr>
              <w:fldChar w:fldCharType="begin"/>
            </w:r>
            <w:r>
              <w:rPr>
                <w:noProof/>
                <w:webHidden/>
              </w:rPr>
              <w:instrText xml:space="preserve"> PAGEREF _Toc162247185 \h </w:instrText>
            </w:r>
            <w:r>
              <w:rPr>
                <w:noProof/>
                <w:webHidden/>
              </w:rPr>
            </w:r>
          </w:ins>
          <w:r>
            <w:rPr>
              <w:noProof/>
              <w:webHidden/>
            </w:rPr>
            <w:fldChar w:fldCharType="separate"/>
          </w:r>
          <w:ins w:id="84" w:author="Nikola Karpic" w:date="2024-03-25T08:19:00Z">
            <w:r>
              <w:rPr>
                <w:noProof/>
                <w:webHidden/>
              </w:rPr>
              <w:t>22</w:t>
            </w:r>
            <w:r>
              <w:rPr>
                <w:noProof/>
                <w:webHidden/>
              </w:rPr>
              <w:fldChar w:fldCharType="end"/>
            </w:r>
            <w:r w:rsidRPr="00CB515E">
              <w:rPr>
                <w:rStyle w:val="Hyperlink"/>
                <w:noProof/>
              </w:rPr>
              <w:fldChar w:fldCharType="end"/>
            </w:r>
          </w:ins>
        </w:p>
        <w:p w14:paraId="11CBD8E4" w14:textId="12E005C3" w:rsidR="002626A2" w:rsidRDefault="002626A2">
          <w:pPr>
            <w:pStyle w:val="TOC2"/>
            <w:tabs>
              <w:tab w:val="left" w:pos="960"/>
              <w:tab w:val="right" w:leader="dot" w:pos="9350"/>
            </w:tabs>
            <w:rPr>
              <w:ins w:id="85" w:author="Nikola Karpic" w:date="2024-03-25T08:19:00Z"/>
              <w:rFonts w:asciiTheme="minorHAnsi" w:eastAsiaTheme="minorEastAsia" w:hAnsiTheme="minorHAnsi" w:cstheme="minorBidi"/>
              <w:noProof/>
              <w:kern w:val="2"/>
              <w:sz w:val="24"/>
              <w:szCs w:val="24"/>
              <w:lang w:eastAsia="sr-Latn-BA"/>
              <w14:ligatures w14:val="standardContextual"/>
            </w:rPr>
          </w:pPr>
          <w:ins w:id="86"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"_Toc162247186"</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4.8.</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LightGBM Classifier</w:t>
            </w:r>
            <w:r>
              <w:rPr>
                <w:noProof/>
                <w:webHidden/>
              </w:rPr>
              <w:tab/>
            </w:r>
            <w:r>
              <w:rPr>
                <w:noProof/>
                <w:webHidden/>
              </w:rPr>
              <w:fldChar w:fldCharType="begin"/>
            </w:r>
            <w:r>
              <w:rPr>
                <w:noProof/>
                <w:webHidden/>
              </w:rPr>
              <w:instrText xml:space="preserve"> PAGEREF _Toc162247186 \h </w:instrText>
            </w:r>
            <w:r>
              <w:rPr>
                <w:noProof/>
                <w:webHidden/>
              </w:rPr>
            </w:r>
          </w:ins>
          <w:r>
            <w:rPr>
              <w:noProof/>
              <w:webHidden/>
            </w:rPr>
            <w:fldChar w:fldCharType="separate"/>
          </w:r>
          <w:ins w:id="87" w:author="Nikola Karpic" w:date="2024-03-25T08:19:00Z">
            <w:r>
              <w:rPr>
                <w:noProof/>
                <w:webHidden/>
              </w:rPr>
              <w:t>22</w:t>
            </w:r>
            <w:r>
              <w:rPr>
                <w:noProof/>
                <w:webHidden/>
              </w:rPr>
              <w:fldChar w:fldCharType="end"/>
            </w:r>
            <w:r w:rsidRPr="00CB515E">
              <w:rPr>
                <w:rStyle w:val="Hyperlink"/>
                <w:noProof/>
              </w:rPr>
              <w:fldChar w:fldCharType="end"/>
            </w:r>
          </w:ins>
        </w:p>
        <w:p w14:paraId="544C539B" w14:textId="1EEBCEB0" w:rsidR="002626A2" w:rsidRDefault="002626A2">
          <w:pPr>
            <w:pStyle w:val="TOC2"/>
            <w:tabs>
              <w:tab w:val="left" w:pos="960"/>
              <w:tab w:val="right" w:leader="dot" w:pos="9350"/>
            </w:tabs>
            <w:rPr>
              <w:ins w:id="88" w:author="Nikola Karpic" w:date="2024-03-25T08:19:00Z"/>
              <w:rFonts w:asciiTheme="minorHAnsi" w:eastAsiaTheme="minorEastAsia" w:hAnsiTheme="minorHAnsi" w:cstheme="minorBidi"/>
              <w:noProof/>
              <w:kern w:val="2"/>
              <w:sz w:val="24"/>
              <w:szCs w:val="24"/>
              <w:lang w:eastAsia="sr-Latn-BA"/>
              <w14:ligatures w14:val="standardContextual"/>
            </w:rPr>
          </w:pPr>
          <w:ins w:id="89"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"_Toc162247187"</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4.9.</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K Nearest Neighbors Regressor</w:t>
            </w:r>
            <w:r>
              <w:rPr>
                <w:noProof/>
                <w:webHidden/>
              </w:rPr>
              <w:tab/>
            </w:r>
            <w:r>
              <w:rPr>
                <w:noProof/>
                <w:webHidden/>
              </w:rPr>
              <w:fldChar w:fldCharType="begin"/>
            </w:r>
            <w:r>
              <w:rPr>
                <w:noProof/>
                <w:webHidden/>
              </w:rPr>
              <w:instrText xml:space="preserve"> PAGEREF _Toc162247187 \h </w:instrText>
            </w:r>
            <w:r>
              <w:rPr>
                <w:noProof/>
                <w:webHidden/>
              </w:rPr>
            </w:r>
          </w:ins>
          <w:r>
            <w:rPr>
              <w:noProof/>
              <w:webHidden/>
            </w:rPr>
            <w:fldChar w:fldCharType="separate"/>
          </w:r>
          <w:ins w:id="90" w:author="Nikola Karpic" w:date="2024-03-25T08:19:00Z">
            <w:r>
              <w:rPr>
                <w:noProof/>
                <w:webHidden/>
              </w:rPr>
              <w:t>22</w:t>
            </w:r>
            <w:r>
              <w:rPr>
                <w:noProof/>
                <w:webHidden/>
              </w:rPr>
              <w:fldChar w:fldCharType="end"/>
            </w:r>
            <w:r w:rsidRPr="00CB515E">
              <w:rPr>
                <w:rStyle w:val="Hyperlink"/>
                <w:noProof/>
              </w:rPr>
              <w:fldChar w:fldCharType="end"/>
            </w:r>
          </w:ins>
        </w:p>
        <w:p w14:paraId="0F3044AB" w14:textId="55247715" w:rsidR="002626A2" w:rsidRDefault="002626A2">
          <w:pPr>
            <w:pStyle w:val="TOC2"/>
            <w:tabs>
              <w:tab w:val="left" w:pos="960"/>
              <w:tab w:val="right" w:leader="dot" w:pos="9350"/>
            </w:tabs>
            <w:rPr>
              <w:ins w:id="91" w:author="Nikola Karpic" w:date="2024-03-25T08:19:00Z"/>
              <w:rFonts w:asciiTheme="minorHAnsi" w:eastAsiaTheme="minorEastAsia" w:hAnsiTheme="minorHAnsi" w:cstheme="minorBidi"/>
              <w:noProof/>
              <w:kern w:val="2"/>
              <w:sz w:val="24"/>
              <w:szCs w:val="24"/>
              <w:lang w:eastAsia="sr-Latn-BA"/>
              <w14:ligatures w14:val="standardContextual"/>
            </w:rPr>
          </w:pPr>
          <w:ins w:id="92"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"_Toc162247188"</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4.10.</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LightGBM Regressor</w:t>
            </w:r>
            <w:r>
              <w:rPr>
                <w:noProof/>
                <w:webHidden/>
              </w:rPr>
              <w:tab/>
            </w:r>
            <w:r>
              <w:rPr>
                <w:noProof/>
                <w:webHidden/>
              </w:rPr>
              <w:fldChar w:fldCharType="begin"/>
            </w:r>
            <w:r>
              <w:rPr>
                <w:noProof/>
                <w:webHidden/>
              </w:rPr>
              <w:instrText xml:space="preserve"> PAGEREF _Toc162247188 \h </w:instrText>
            </w:r>
            <w:r>
              <w:rPr>
                <w:noProof/>
                <w:webHidden/>
              </w:rPr>
            </w:r>
          </w:ins>
          <w:r>
            <w:rPr>
              <w:noProof/>
              <w:webHidden/>
            </w:rPr>
            <w:fldChar w:fldCharType="separate"/>
          </w:r>
          <w:ins w:id="93" w:author="Nikola Karpic" w:date="2024-03-25T08:19:00Z">
            <w:r>
              <w:rPr>
                <w:noProof/>
                <w:webHidden/>
              </w:rPr>
              <w:t>23</w:t>
            </w:r>
            <w:r>
              <w:rPr>
                <w:noProof/>
                <w:webHidden/>
              </w:rPr>
              <w:fldChar w:fldCharType="end"/>
            </w:r>
            <w:r w:rsidRPr="00CB515E">
              <w:rPr>
                <w:rStyle w:val="Hyperlink"/>
                <w:noProof/>
              </w:rPr>
              <w:fldChar w:fldCharType="end"/>
            </w:r>
          </w:ins>
        </w:p>
        <w:p w14:paraId="49C7020D" w14:textId="73718BF8" w:rsidR="002626A2" w:rsidRDefault="002626A2" w:rsidP="002626A2">
          <w:pPr>
            <w:pStyle w:val="TOC1"/>
            <w:rPr>
              <w:ins w:id="94" w:author="Nikola Karpic" w:date="2024-03-25T08:19:00Z"/>
              <w:rFonts w:asciiTheme="minorHAnsi" w:eastAsiaTheme="minorEastAsia" w:hAnsiTheme="minorHAnsi" w:cstheme="minorBidi"/>
              <w:noProof/>
              <w:kern w:val="2"/>
              <w:sz w:val="24"/>
              <w:szCs w:val="24"/>
              <w:lang w:eastAsia="sr-Latn-BA"/>
              <w14:ligatures w14:val="standardContextual"/>
            </w:rPr>
          </w:pPr>
          <w:ins w:id="95"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"_Toc162247189"</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5.</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Практични рад</w:t>
            </w:r>
            <w:r>
              <w:rPr>
                <w:noProof/>
                <w:webHidden/>
              </w:rPr>
              <w:tab/>
            </w:r>
            <w:r>
              <w:rPr>
                <w:noProof/>
                <w:webHidden/>
              </w:rPr>
              <w:fldChar w:fldCharType="begin"/>
            </w:r>
            <w:r>
              <w:rPr>
                <w:noProof/>
                <w:webHidden/>
              </w:rPr>
              <w:instrText xml:space="preserve"> PAGEREF _Toc162247189 \h </w:instrText>
            </w:r>
            <w:r>
              <w:rPr>
                <w:noProof/>
                <w:webHidden/>
              </w:rPr>
            </w:r>
          </w:ins>
          <w:r>
            <w:rPr>
              <w:noProof/>
              <w:webHidden/>
            </w:rPr>
            <w:fldChar w:fldCharType="separate"/>
          </w:r>
          <w:ins w:id="96" w:author="Nikola Karpic" w:date="2024-03-25T08:19:00Z">
            <w:r>
              <w:rPr>
                <w:noProof/>
                <w:webHidden/>
              </w:rPr>
              <w:t>24</w:t>
            </w:r>
            <w:r>
              <w:rPr>
                <w:noProof/>
                <w:webHidden/>
              </w:rPr>
              <w:fldChar w:fldCharType="end"/>
            </w:r>
            <w:r w:rsidRPr="00CB515E">
              <w:rPr>
                <w:rStyle w:val="Hyperlink"/>
                <w:noProof/>
              </w:rPr>
              <w:fldChar w:fldCharType="end"/>
            </w:r>
          </w:ins>
        </w:p>
        <w:p w14:paraId="72A693D2" w14:textId="5D69DA4C" w:rsidR="002626A2" w:rsidRDefault="002626A2">
          <w:pPr>
            <w:pStyle w:val="TOC2"/>
            <w:tabs>
              <w:tab w:val="left" w:pos="960"/>
              <w:tab w:val="right" w:leader="dot" w:pos="9350"/>
            </w:tabs>
            <w:rPr>
              <w:ins w:id="97" w:author="Nikola Karpic" w:date="2024-03-25T08:19:00Z"/>
              <w:rFonts w:asciiTheme="minorHAnsi" w:eastAsiaTheme="minorEastAsia" w:hAnsiTheme="minorHAnsi" w:cstheme="minorBidi"/>
              <w:noProof/>
              <w:kern w:val="2"/>
              <w:sz w:val="24"/>
              <w:szCs w:val="24"/>
              <w:lang w:eastAsia="sr-Latn-BA"/>
              <w14:ligatures w14:val="standardContextual"/>
            </w:rPr>
          </w:pPr>
          <w:ins w:id="98"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"_Toc162247190"</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5.1.</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Прикупљање и припрема података</w:t>
            </w:r>
            <w:r>
              <w:rPr>
                <w:noProof/>
                <w:webHidden/>
              </w:rPr>
              <w:tab/>
            </w:r>
            <w:r>
              <w:rPr>
                <w:noProof/>
                <w:webHidden/>
              </w:rPr>
              <w:fldChar w:fldCharType="begin"/>
            </w:r>
            <w:r>
              <w:rPr>
                <w:noProof/>
                <w:webHidden/>
              </w:rPr>
              <w:instrText xml:space="preserve"> PAGEREF _Toc162247190 \h </w:instrText>
            </w:r>
            <w:r>
              <w:rPr>
                <w:noProof/>
                <w:webHidden/>
              </w:rPr>
            </w:r>
          </w:ins>
          <w:r>
            <w:rPr>
              <w:noProof/>
              <w:webHidden/>
            </w:rPr>
            <w:fldChar w:fldCharType="separate"/>
          </w:r>
          <w:ins w:id="99" w:author="Nikola Karpic" w:date="2024-03-25T08:19:00Z">
            <w:r>
              <w:rPr>
                <w:noProof/>
                <w:webHidden/>
              </w:rPr>
              <w:t>25</w:t>
            </w:r>
            <w:r>
              <w:rPr>
                <w:noProof/>
                <w:webHidden/>
              </w:rPr>
              <w:fldChar w:fldCharType="end"/>
            </w:r>
            <w:r w:rsidRPr="00CB515E">
              <w:rPr>
                <w:rStyle w:val="Hyperlink"/>
                <w:noProof/>
              </w:rPr>
              <w:fldChar w:fldCharType="end"/>
            </w:r>
          </w:ins>
        </w:p>
        <w:p w14:paraId="7B81DD17" w14:textId="175B4FF3" w:rsidR="002626A2" w:rsidRDefault="002626A2">
          <w:pPr>
            <w:pStyle w:val="TOC2"/>
            <w:tabs>
              <w:tab w:val="left" w:pos="960"/>
              <w:tab w:val="right" w:leader="dot" w:pos="9350"/>
            </w:tabs>
            <w:rPr>
              <w:ins w:id="100" w:author="Nikola Karpic" w:date="2024-03-25T08:19:00Z"/>
              <w:rFonts w:asciiTheme="minorHAnsi" w:eastAsiaTheme="minorEastAsia" w:hAnsiTheme="minorHAnsi" w:cstheme="minorBidi"/>
              <w:noProof/>
              <w:kern w:val="2"/>
              <w:sz w:val="24"/>
              <w:szCs w:val="24"/>
              <w:lang w:eastAsia="sr-Latn-BA"/>
              <w14:ligatures w14:val="standardContextual"/>
            </w:rPr>
          </w:pPr>
          <w:ins w:id="101"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"_Toc162247191"</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5.2.</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Избор и тренирање модела</w:t>
            </w:r>
            <w:r>
              <w:rPr>
                <w:noProof/>
                <w:webHidden/>
              </w:rPr>
              <w:tab/>
            </w:r>
            <w:r>
              <w:rPr>
                <w:noProof/>
                <w:webHidden/>
              </w:rPr>
              <w:fldChar w:fldCharType="begin"/>
            </w:r>
            <w:r>
              <w:rPr>
                <w:noProof/>
                <w:webHidden/>
              </w:rPr>
              <w:instrText xml:space="preserve"> PAGEREF _Toc162247191 \h </w:instrText>
            </w:r>
            <w:r>
              <w:rPr>
                <w:noProof/>
                <w:webHidden/>
              </w:rPr>
            </w:r>
          </w:ins>
          <w:r>
            <w:rPr>
              <w:noProof/>
              <w:webHidden/>
            </w:rPr>
            <w:fldChar w:fldCharType="separate"/>
          </w:r>
          <w:ins w:id="102" w:author="Nikola Karpic" w:date="2024-03-25T08:19:00Z">
            <w:r>
              <w:rPr>
                <w:noProof/>
                <w:webHidden/>
              </w:rPr>
              <w:t>27</w:t>
            </w:r>
            <w:r>
              <w:rPr>
                <w:noProof/>
                <w:webHidden/>
              </w:rPr>
              <w:fldChar w:fldCharType="end"/>
            </w:r>
            <w:r w:rsidRPr="00CB515E">
              <w:rPr>
                <w:rStyle w:val="Hyperlink"/>
                <w:noProof/>
              </w:rPr>
              <w:fldChar w:fldCharType="end"/>
            </w:r>
          </w:ins>
        </w:p>
        <w:p w14:paraId="400BBAA9" w14:textId="10C96246" w:rsidR="002626A2" w:rsidRDefault="002626A2">
          <w:pPr>
            <w:pStyle w:val="TOC2"/>
            <w:tabs>
              <w:tab w:val="left" w:pos="960"/>
              <w:tab w:val="right" w:leader="dot" w:pos="9350"/>
            </w:tabs>
            <w:rPr>
              <w:ins w:id="103" w:author="Nikola Karpic" w:date="2024-03-25T08:19:00Z"/>
              <w:rFonts w:asciiTheme="minorHAnsi" w:eastAsiaTheme="minorEastAsia" w:hAnsiTheme="minorHAnsi" w:cstheme="minorBidi"/>
              <w:noProof/>
              <w:kern w:val="2"/>
              <w:sz w:val="24"/>
              <w:szCs w:val="24"/>
              <w:lang w:eastAsia="sr-Latn-BA"/>
              <w14:ligatures w14:val="standardContextual"/>
            </w:rPr>
          </w:pPr>
          <w:ins w:id="104" w:author="Nikola Karpic" w:date="2024-03-25T08:19:00Z">
            <w:r w:rsidRPr="00CB515E">
              <w:rPr>
                <w:rStyle w:val="Hyperlink"/>
                <w:noProof/>
              </w:rPr>
              <w:lastRenderedPageBreak/>
              <w:fldChar w:fldCharType="begin"/>
            </w:r>
            <w:r w:rsidRPr="00CB515E">
              <w:rPr>
                <w:rStyle w:val="Hyperlink"/>
                <w:noProof/>
              </w:rPr>
              <w:instrText xml:space="preserve"> </w:instrText>
            </w:r>
            <w:r>
              <w:rPr>
                <w:noProof/>
              </w:rPr>
              <w:instrText>HYPERLINK \l "_Toc162247192"</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5.3.</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Оцјењивање модела и резултати</w:t>
            </w:r>
            <w:r>
              <w:rPr>
                <w:noProof/>
                <w:webHidden/>
              </w:rPr>
              <w:tab/>
            </w:r>
            <w:r>
              <w:rPr>
                <w:noProof/>
                <w:webHidden/>
              </w:rPr>
              <w:fldChar w:fldCharType="begin"/>
            </w:r>
            <w:r>
              <w:rPr>
                <w:noProof/>
                <w:webHidden/>
              </w:rPr>
              <w:instrText xml:space="preserve"> PAGEREF _Toc162247192 \h </w:instrText>
            </w:r>
            <w:r>
              <w:rPr>
                <w:noProof/>
                <w:webHidden/>
              </w:rPr>
            </w:r>
          </w:ins>
          <w:r>
            <w:rPr>
              <w:noProof/>
              <w:webHidden/>
            </w:rPr>
            <w:fldChar w:fldCharType="separate"/>
          </w:r>
          <w:ins w:id="105" w:author="Nikola Karpic" w:date="2024-03-25T08:19:00Z">
            <w:r>
              <w:rPr>
                <w:noProof/>
                <w:webHidden/>
              </w:rPr>
              <w:t>28</w:t>
            </w:r>
            <w:r>
              <w:rPr>
                <w:noProof/>
                <w:webHidden/>
              </w:rPr>
              <w:fldChar w:fldCharType="end"/>
            </w:r>
            <w:r w:rsidRPr="00CB515E">
              <w:rPr>
                <w:rStyle w:val="Hyperlink"/>
                <w:noProof/>
              </w:rPr>
              <w:fldChar w:fldCharType="end"/>
            </w:r>
          </w:ins>
        </w:p>
        <w:p w14:paraId="1D04B040" w14:textId="23BD3C49" w:rsidR="002626A2" w:rsidRDefault="002626A2" w:rsidP="002626A2">
          <w:pPr>
            <w:pStyle w:val="TOC1"/>
            <w:rPr>
              <w:ins w:id="106" w:author="Nikola Karpic" w:date="2024-03-25T08:19:00Z"/>
              <w:rFonts w:asciiTheme="minorHAnsi" w:eastAsiaTheme="minorEastAsia" w:hAnsiTheme="minorHAnsi" w:cstheme="minorBidi"/>
              <w:noProof/>
              <w:kern w:val="2"/>
              <w:sz w:val="24"/>
              <w:szCs w:val="24"/>
              <w:lang w:eastAsia="sr-Latn-BA"/>
              <w14:ligatures w14:val="standardContextual"/>
            </w:rPr>
          </w:pPr>
          <w:ins w:id="107"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"_Toc162247193"</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6.</w:t>
            </w:r>
            <w:r>
              <w:rPr>
                <w:rFonts w:asciiTheme="minorHAnsi" w:eastAsiaTheme="minorEastAsia" w:hAnsiTheme="minorHAnsi" w:cstheme="minorBidi"/>
                <w:noProof/>
                <w:kern w:val="2"/>
                <w:sz w:val="24"/>
                <w:szCs w:val="24"/>
                <w:lang w:eastAsia="sr-Latn-BA"/>
                <w14:ligatures w14:val="standardContextual"/>
              </w:rPr>
              <w:tab/>
            </w:r>
            <w:r w:rsidRPr="00CB515E">
              <w:rPr>
                <w:rStyle w:val="Hyperlink"/>
                <w:rFonts w:cs="Times New Roman"/>
                <w:noProof/>
                <w:lang w:val="sr-Cyrl-BA"/>
              </w:rPr>
              <w:t>Закључак</w:t>
            </w:r>
            <w:r>
              <w:rPr>
                <w:noProof/>
                <w:webHidden/>
              </w:rPr>
              <w:tab/>
            </w:r>
            <w:r>
              <w:rPr>
                <w:noProof/>
                <w:webHidden/>
              </w:rPr>
              <w:fldChar w:fldCharType="begin"/>
            </w:r>
            <w:r>
              <w:rPr>
                <w:noProof/>
                <w:webHidden/>
              </w:rPr>
              <w:instrText xml:space="preserve"> PAGEREF _Toc162247193 \h </w:instrText>
            </w:r>
            <w:r>
              <w:rPr>
                <w:noProof/>
                <w:webHidden/>
              </w:rPr>
            </w:r>
          </w:ins>
          <w:r>
            <w:rPr>
              <w:noProof/>
              <w:webHidden/>
            </w:rPr>
            <w:fldChar w:fldCharType="separate"/>
          </w:r>
          <w:ins w:id="108" w:author="Nikola Karpic" w:date="2024-03-25T08:19:00Z">
            <w:r>
              <w:rPr>
                <w:noProof/>
                <w:webHidden/>
              </w:rPr>
              <w:t>31</w:t>
            </w:r>
            <w:r>
              <w:rPr>
                <w:noProof/>
                <w:webHidden/>
              </w:rPr>
              <w:fldChar w:fldCharType="end"/>
            </w:r>
            <w:r w:rsidRPr="00CB515E">
              <w:rPr>
                <w:rStyle w:val="Hyperlink"/>
                <w:noProof/>
              </w:rPr>
              <w:fldChar w:fldCharType="end"/>
            </w:r>
          </w:ins>
        </w:p>
        <w:p w14:paraId="57EA4C55" w14:textId="6CAE164C" w:rsidR="002626A2" w:rsidRDefault="002626A2" w:rsidP="002626A2">
          <w:pPr>
            <w:pStyle w:val="TOC1"/>
            <w:rPr>
              <w:ins w:id="109" w:author="Nikola Karpic" w:date="2024-03-25T08:19:00Z"/>
              <w:rFonts w:asciiTheme="minorHAnsi" w:eastAsiaTheme="minorEastAsia" w:hAnsiTheme="minorHAnsi" w:cstheme="minorBidi"/>
              <w:noProof/>
              <w:kern w:val="2"/>
              <w:sz w:val="24"/>
              <w:szCs w:val="24"/>
              <w:lang w:eastAsia="sr-Latn-BA"/>
              <w14:ligatures w14:val="standardContextual"/>
            </w:rPr>
          </w:pPr>
          <w:ins w:id="110" w:author="Nikola Karpic" w:date="2024-03-25T08:19:00Z">
            <w:r w:rsidRPr="00CB515E">
              <w:rPr>
                <w:rStyle w:val="Hyperlink"/>
                <w:noProof/>
              </w:rPr>
              <w:fldChar w:fldCharType="begin"/>
            </w:r>
            <w:r w:rsidRPr="00CB515E">
              <w:rPr>
                <w:rStyle w:val="Hyperlink"/>
                <w:noProof/>
              </w:rPr>
              <w:instrText xml:space="preserve"> </w:instrText>
            </w:r>
            <w:r>
              <w:rPr>
                <w:noProof/>
              </w:rPr>
              <w:instrText>HYPERLINK \l "_Toc162247194"</w:instrText>
            </w:r>
            <w:r w:rsidRPr="00CB515E">
              <w:rPr>
                <w:rStyle w:val="Hyperlink"/>
                <w:noProof/>
              </w:rPr>
              <w:instrText xml:space="preserve"> </w:instrText>
            </w:r>
            <w:r w:rsidRPr="00CB515E">
              <w:rPr>
                <w:rStyle w:val="Hyperlink"/>
                <w:noProof/>
              </w:rPr>
            </w:r>
            <w:r w:rsidRPr="00CB515E">
              <w:rPr>
                <w:rStyle w:val="Hyperlink"/>
                <w:noProof/>
              </w:rPr>
              <w:fldChar w:fldCharType="separate"/>
            </w:r>
            <w:r w:rsidRPr="00CB515E">
              <w:rPr>
                <w:rStyle w:val="Hyperlink"/>
                <w:rFonts w:cs="Times New Roman"/>
                <w:noProof/>
                <w:lang w:val="sr-Cyrl-BA"/>
              </w:rPr>
              <w:t>Литература</w:t>
            </w:r>
            <w:r>
              <w:rPr>
                <w:noProof/>
                <w:webHidden/>
              </w:rPr>
              <w:tab/>
            </w:r>
            <w:r>
              <w:rPr>
                <w:noProof/>
                <w:webHidden/>
              </w:rPr>
              <w:fldChar w:fldCharType="begin"/>
            </w:r>
            <w:r>
              <w:rPr>
                <w:noProof/>
                <w:webHidden/>
              </w:rPr>
              <w:instrText xml:space="preserve"> PAGEREF _Toc162247194 \h </w:instrText>
            </w:r>
            <w:r>
              <w:rPr>
                <w:noProof/>
                <w:webHidden/>
              </w:rPr>
            </w:r>
          </w:ins>
          <w:r>
            <w:rPr>
              <w:noProof/>
              <w:webHidden/>
            </w:rPr>
            <w:fldChar w:fldCharType="separate"/>
          </w:r>
          <w:ins w:id="111" w:author="Nikola Karpic" w:date="2024-03-25T08:19:00Z">
            <w:r>
              <w:rPr>
                <w:noProof/>
                <w:webHidden/>
              </w:rPr>
              <w:t>32</w:t>
            </w:r>
            <w:r>
              <w:rPr>
                <w:noProof/>
                <w:webHidden/>
              </w:rPr>
              <w:fldChar w:fldCharType="end"/>
            </w:r>
            <w:r w:rsidRPr="00CB515E">
              <w:rPr>
                <w:rStyle w:val="Hyperlink"/>
                <w:noProof/>
              </w:rPr>
              <w:fldChar w:fldCharType="end"/>
            </w:r>
          </w:ins>
        </w:p>
        <w:p w14:paraId="3AA8FA03" w14:textId="527F44DA" w:rsidR="00FB707A" w:rsidRPr="00BE13A5" w:rsidDel="002626A2" w:rsidRDefault="00FB707A" w:rsidP="002626A2">
          <w:pPr>
            <w:pStyle w:val="TOC1"/>
            <w:rPr>
              <w:del w:id="112" w:author="Nikola Karpic" w:date="2024-03-25T08:19:00Z"/>
              <w:rFonts w:eastAsiaTheme="minorEastAsia"/>
              <w:noProof/>
              <w:kern w:val="2"/>
              <w:lang w:val="sr-Cyrl-BA"/>
              <w14:ligatures w14:val="standardContextual"/>
            </w:rPr>
          </w:pPr>
          <w:del w:id="113" w:author="Nikola Karpic" w:date="2024-03-25T08:19:00Z">
            <w:r w:rsidRPr="002626A2" w:rsidDel="002626A2">
              <w:rPr>
                <w:noProof/>
                <w:lang w:val="sr-Cyrl-BA"/>
                <w:rPrChange w:id="114" w:author="Nikola Karpic" w:date="2024-03-25T08:19:00Z">
                  <w:rPr>
                    <w:rStyle w:val="Hyperlink"/>
                    <w:rFonts w:ascii="Times New Roman" w:hAnsi="Times New Roman" w:cs="Times New Roman"/>
                    <w:lang w:val="sr-Cyrl-BA"/>
                  </w:rPr>
                </w:rPrChange>
              </w:rPr>
              <w:delText>1.</w:delText>
            </w:r>
            <w:r w:rsidRPr="00BE13A5" w:rsidDel="002626A2">
              <w:rPr>
                <w:rFonts w:eastAsiaTheme="minorEastAsia"/>
                <w:noProof/>
                <w:kern w:val="2"/>
                <w:lang w:val="sr-Cyrl-BA"/>
                <w14:ligatures w14:val="standardContextual"/>
              </w:rPr>
              <w:tab/>
            </w:r>
            <w:r w:rsidRPr="002626A2" w:rsidDel="002626A2">
              <w:rPr>
                <w:noProof/>
                <w:lang w:val="sr-Cyrl-BA"/>
                <w:rPrChange w:id="115" w:author="Nikola Karpic" w:date="2024-03-25T08:19:00Z">
                  <w:rPr>
                    <w:rStyle w:val="Hyperlink"/>
                    <w:rFonts w:ascii="Times New Roman" w:hAnsi="Times New Roman" w:cs="Times New Roman"/>
                    <w:lang w:val="sr-Cyrl-BA"/>
                  </w:rPr>
                </w:rPrChange>
              </w:rPr>
              <w:delText>Увод</w:delText>
            </w:r>
            <w:r w:rsidRPr="00BE13A5" w:rsidDel="002626A2">
              <w:rPr>
                <w:noProof/>
                <w:webHidden/>
                <w:lang w:val="sr-Cyrl-BA"/>
              </w:rPr>
              <w:tab/>
            </w:r>
            <w:r w:rsidR="00383965" w:rsidDel="002626A2">
              <w:rPr>
                <w:noProof/>
                <w:webHidden/>
                <w:lang w:val="sr-Cyrl-BA"/>
              </w:rPr>
              <w:delText>1</w:delText>
            </w:r>
          </w:del>
        </w:p>
        <w:p w14:paraId="7F8C2837" w14:textId="2591FC52" w:rsidR="00FB707A" w:rsidRPr="00BE13A5" w:rsidDel="002626A2" w:rsidRDefault="00FB707A" w:rsidP="002626A2">
          <w:pPr>
            <w:pStyle w:val="TOC1"/>
            <w:rPr>
              <w:del w:id="116" w:author="Nikola Karpic" w:date="2024-03-25T08:19:00Z"/>
              <w:rFonts w:eastAsiaTheme="minorEastAsia"/>
              <w:noProof/>
              <w:kern w:val="2"/>
              <w:lang w:val="sr-Cyrl-BA"/>
              <w14:ligatures w14:val="standardContextual"/>
            </w:rPr>
          </w:pPr>
          <w:del w:id="117" w:author="Nikola Karpic" w:date="2024-03-25T08:19:00Z">
            <w:r w:rsidRPr="002626A2" w:rsidDel="002626A2">
              <w:rPr>
                <w:noProof/>
                <w:lang w:val="sr-Cyrl-BA"/>
                <w:rPrChange w:id="118" w:author="Nikola Karpic" w:date="2024-03-25T08:19:00Z">
                  <w:rPr>
                    <w:rStyle w:val="Hyperlink"/>
                    <w:rFonts w:ascii="Times New Roman" w:hAnsi="Times New Roman" w:cs="Times New Roman"/>
                    <w:lang w:val="sr-Cyrl-BA"/>
                  </w:rPr>
                </w:rPrChange>
              </w:rPr>
              <w:delText>2.</w:delText>
            </w:r>
            <w:r w:rsidRPr="00BE13A5" w:rsidDel="002626A2">
              <w:rPr>
                <w:rFonts w:eastAsiaTheme="minorEastAsia"/>
                <w:noProof/>
                <w:kern w:val="2"/>
                <w:lang w:val="sr-Cyrl-BA"/>
                <w14:ligatures w14:val="standardContextual"/>
              </w:rPr>
              <w:tab/>
            </w:r>
            <w:r w:rsidRPr="002626A2" w:rsidDel="002626A2">
              <w:rPr>
                <w:noProof/>
                <w:lang w:val="sr-Cyrl-BA"/>
                <w:rPrChange w:id="119" w:author="Nikola Karpic" w:date="2024-03-25T08:19:00Z">
                  <w:rPr>
                    <w:rStyle w:val="Hyperlink"/>
                    <w:rFonts w:ascii="Times New Roman" w:hAnsi="Times New Roman" w:cs="Times New Roman"/>
                    <w:lang w:val="sr-Cyrl-BA"/>
                  </w:rPr>
                </w:rPrChange>
              </w:rPr>
              <w:delText>Машинско учење</w:delText>
            </w:r>
            <w:r w:rsidRPr="00BE13A5" w:rsidDel="002626A2">
              <w:rPr>
                <w:noProof/>
                <w:webHidden/>
                <w:lang w:val="sr-Cyrl-BA"/>
              </w:rPr>
              <w:tab/>
            </w:r>
            <w:r w:rsidR="00383965" w:rsidDel="002626A2">
              <w:rPr>
                <w:noProof/>
                <w:webHidden/>
                <w:lang w:val="sr-Cyrl-BA"/>
              </w:rPr>
              <w:delText>5</w:delText>
            </w:r>
          </w:del>
        </w:p>
        <w:p w14:paraId="3EEFD219" w14:textId="1AB8EDF3" w:rsidR="00FB707A" w:rsidRPr="00BE13A5" w:rsidDel="002626A2" w:rsidRDefault="00FB707A">
          <w:pPr>
            <w:pStyle w:val="TOC2"/>
            <w:tabs>
              <w:tab w:val="left" w:pos="880"/>
              <w:tab w:val="right" w:leader="dot" w:pos="9350"/>
            </w:tabs>
            <w:rPr>
              <w:del w:id="120" w:author="Nikola Karpic" w:date="2024-03-25T08:19:00Z"/>
              <w:rFonts w:ascii="Times New Roman" w:eastAsiaTheme="minorEastAsia" w:hAnsi="Times New Roman" w:cs="Times New Roman"/>
              <w:noProof/>
              <w:kern w:val="2"/>
              <w:lang w:val="sr-Cyrl-BA"/>
              <w14:ligatures w14:val="standardContextual"/>
            </w:rPr>
          </w:pPr>
          <w:del w:id="121" w:author="Nikola Karpic" w:date="2024-03-25T08:19:00Z">
            <w:r w:rsidRPr="002626A2" w:rsidDel="002626A2">
              <w:rPr>
                <w:rFonts w:ascii="Times New Roman" w:hAnsi="Times New Roman" w:cs="Times New Roman"/>
                <w:noProof/>
                <w:lang w:val="sr-Cyrl-BA"/>
                <w:rPrChange w:id="122" w:author="Nikola Karpic" w:date="2024-03-25T08:19:00Z">
                  <w:rPr>
                    <w:rStyle w:val="Hyperlink"/>
                    <w:rFonts w:ascii="Times New Roman" w:hAnsi="Times New Roman" w:cs="Times New Roman"/>
                    <w:lang w:val="sr-Cyrl-BA"/>
                  </w:rPr>
                </w:rPrChange>
              </w:rPr>
              <w:delText>2.1.</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rFonts w:ascii="Times New Roman" w:hAnsi="Times New Roman" w:cs="Times New Roman"/>
                <w:noProof/>
                <w:lang w:val="sr-Cyrl-BA"/>
                <w:rPrChange w:id="123" w:author="Nikola Karpic" w:date="2024-03-25T08:19:00Z">
                  <w:rPr>
                    <w:rStyle w:val="Hyperlink"/>
                    <w:rFonts w:ascii="Times New Roman" w:hAnsi="Times New Roman" w:cs="Times New Roman"/>
                    <w:lang w:val="sr-Cyrl-BA"/>
                  </w:rPr>
                </w:rPrChange>
              </w:rPr>
              <w:delText>Надгледано учење</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11</w:delText>
            </w:r>
          </w:del>
        </w:p>
        <w:p w14:paraId="115BD656" w14:textId="25495E5F" w:rsidR="00FB707A" w:rsidRPr="00BE13A5" w:rsidDel="002626A2" w:rsidRDefault="00FB707A">
          <w:pPr>
            <w:pStyle w:val="TOC3"/>
            <w:rPr>
              <w:del w:id="124" w:author="Nikola Karpic" w:date="2024-03-25T08:19:00Z"/>
              <w:rFonts w:ascii="Times New Roman" w:eastAsiaTheme="minorEastAsia" w:hAnsi="Times New Roman" w:cs="Times New Roman"/>
              <w:noProof/>
              <w:kern w:val="2"/>
              <w:lang w:val="sr-Cyrl-BA"/>
              <w14:ligatures w14:val="standardContextual"/>
            </w:rPr>
          </w:pPr>
          <w:del w:id="125" w:author="Nikola Karpic" w:date="2024-03-25T08:19:00Z">
            <w:r w:rsidRPr="002626A2" w:rsidDel="002626A2">
              <w:rPr>
                <w:rFonts w:ascii="Times New Roman" w:hAnsi="Times New Roman" w:cs="Times New Roman"/>
                <w:noProof/>
                <w:lang w:val="sr-Cyrl-BA"/>
                <w:rPrChange w:id="126" w:author="Nikola Karpic" w:date="2024-03-25T08:19:00Z">
                  <w:rPr>
                    <w:rStyle w:val="Hyperlink"/>
                    <w:rFonts w:ascii="Times New Roman" w:hAnsi="Times New Roman" w:cs="Times New Roman"/>
                    <w:lang w:val="sr-Cyrl-BA"/>
                  </w:rPr>
                </w:rPrChange>
              </w:rPr>
              <w:delText>2.1.1.</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rFonts w:ascii="Times New Roman" w:hAnsi="Times New Roman" w:cs="Times New Roman"/>
                <w:noProof/>
                <w:lang w:val="sr-Cyrl-BA"/>
                <w:rPrChange w:id="127" w:author="Nikola Karpic" w:date="2024-03-25T08:19:00Z">
                  <w:rPr>
                    <w:rStyle w:val="Hyperlink"/>
                    <w:rFonts w:ascii="Times New Roman" w:hAnsi="Times New Roman" w:cs="Times New Roman"/>
                    <w:lang w:val="sr-Cyrl-BA"/>
                  </w:rPr>
                </w:rPrChange>
              </w:rPr>
              <w:delText>Класификација</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13</w:delText>
            </w:r>
          </w:del>
        </w:p>
        <w:p w14:paraId="0B3A5F23" w14:textId="11AAB8CC" w:rsidR="00FB707A" w:rsidRPr="00BE13A5" w:rsidDel="002626A2" w:rsidRDefault="00FB707A">
          <w:pPr>
            <w:pStyle w:val="TOC3"/>
            <w:rPr>
              <w:del w:id="128" w:author="Nikola Karpic" w:date="2024-03-25T08:19:00Z"/>
              <w:rFonts w:ascii="Times New Roman" w:eastAsiaTheme="minorEastAsia" w:hAnsi="Times New Roman" w:cs="Times New Roman"/>
              <w:noProof/>
              <w:kern w:val="2"/>
              <w:lang w:val="sr-Cyrl-BA"/>
              <w14:ligatures w14:val="standardContextual"/>
            </w:rPr>
          </w:pPr>
          <w:del w:id="129" w:author="Nikola Karpic" w:date="2024-03-25T08:19:00Z">
            <w:r w:rsidRPr="002626A2" w:rsidDel="002626A2">
              <w:rPr>
                <w:rFonts w:ascii="Times New Roman" w:hAnsi="Times New Roman" w:cs="Times New Roman"/>
                <w:noProof/>
                <w:lang w:val="sr-Cyrl-BA"/>
                <w:rPrChange w:id="130" w:author="Nikola Karpic" w:date="2024-03-25T08:19:00Z">
                  <w:rPr>
                    <w:rStyle w:val="Hyperlink"/>
                    <w:rFonts w:ascii="Times New Roman" w:hAnsi="Times New Roman" w:cs="Times New Roman"/>
                    <w:lang w:val="sr-Cyrl-BA"/>
                  </w:rPr>
                </w:rPrChange>
              </w:rPr>
              <w:delText>2.1.2.</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rFonts w:ascii="Times New Roman" w:hAnsi="Times New Roman" w:cs="Times New Roman"/>
                <w:noProof/>
                <w:lang w:val="sr-Cyrl-BA"/>
                <w:rPrChange w:id="131" w:author="Nikola Karpic" w:date="2024-03-25T08:19:00Z">
                  <w:rPr>
                    <w:rStyle w:val="Hyperlink"/>
                    <w:rFonts w:ascii="Times New Roman" w:hAnsi="Times New Roman" w:cs="Times New Roman"/>
                    <w:lang w:val="sr-Cyrl-BA"/>
                  </w:rPr>
                </w:rPrChange>
              </w:rPr>
              <w:delText>Регресија</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14</w:delText>
            </w:r>
          </w:del>
        </w:p>
        <w:p w14:paraId="5960768A" w14:textId="76BAF947" w:rsidR="00FB707A" w:rsidRPr="00BE13A5" w:rsidDel="002626A2" w:rsidRDefault="00FB707A">
          <w:pPr>
            <w:pStyle w:val="TOC2"/>
            <w:tabs>
              <w:tab w:val="left" w:pos="880"/>
              <w:tab w:val="right" w:leader="dot" w:pos="9350"/>
            </w:tabs>
            <w:rPr>
              <w:del w:id="132" w:author="Nikola Karpic" w:date="2024-03-25T08:19:00Z"/>
              <w:rFonts w:ascii="Times New Roman" w:eastAsiaTheme="minorEastAsia" w:hAnsi="Times New Roman" w:cs="Times New Roman"/>
              <w:noProof/>
              <w:kern w:val="2"/>
              <w:lang w:val="sr-Cyrl-BA"/>
              <w14:ligatures w14:val="standardContextual"/>
            </w:rPr>
          </w:pPr>
          <w:del w:id="133" w:author="Nikola Karpic" w:date="2024-03-25T08:19:00Z">
            <w:r w:rsidRPr="002626A2" w:rsidDel="002626A2">
              <w:rPr>
                <w:rFonts w:ascii="Times New Roman" w:hAnsi="Times New Roman" w:cs="Times New Roman"/>
                <w:noProof/>
                <w:lang w:val="sr-Cyrl-BA"/>
                <w:rPrChange w:id="134" w:author="Nikola Karpic" w:date="2024-03-25T08:19:00Z">
                  <w:rPr>
                    <w:rStyle w:val="Hyperlink"/>
                    <w:rFonts w:ascii="Times New Roman" w:hAnsi="Times New Roman" w:cs="Times New Roman"/>
                    <w:lang w:val="sr-Cyrl-BA"/>
                  </w:rPr>
                </w:rPrChange>
              </w:rPr>
              <w:delText>2.2.</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rFonts w:ascii="Times New Roman" w:hAnsi="Times New Roman" w:cs="Times New Roman"/>
                <w:noProof/>
                <w:lang w:val="sr-Cyrl-BA"/>
                <w:rPrChange w:id="135" w:author="Nikola Karpic" w:date="2024-03-25T08:19:00Z">
                  <w:rPr>
                    <w:rStyle w:val="Hyperlink"/>
                    <w:rFonts w:ascii="Times New Roman" w:hAnsi="Times New Roman" w:cs="Times New Roman"/>
                    <w:lang w:val="sr-Cyrl-BA"/>
                  </w:rPr>
                </w:rPrChange>
              </w:rPr>
              <w:delText>Ненадгледано учење</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16</w:delText>
            </w:r>
          </w:del>
        </w:p>
        <w:p w14:paraId="64B06825" w14:textId="1F387117" w:rsidR="00FB707A" w:rsidRPr="00BE13A5" w:rsidDel="002626A2" w:rsidRDefault="00FB707A">
          <w:pPr>
            <w:pStyle w:val="TOC3"/>
            <w:rPr>
              <w:del w:id="136" w:author="Nikola Karpic" w:date="2024-03-25T08:19:00Z"/>
              <w:rFonts w:ascii="Times New Roman" w:eastAsiaTheme="minorEastAsia" w:hAnsi="Times New Roman" w:cs="Times New Roman"/>
              <w:noProof/>
              <w:kern w:val="2"/>
              <w:lang w:val="sr-Cyrl-BA"/>
              <w14:ligatures w14:val="standardContextual"/>
            </w:rPr>
          </w:pPr>
          <w:del w:id="137" w:author="Nikola Karpic" w:date="2024-03-25T08:19:00Z">
            <w:r w:rsidRPr="002626A2" w:rsidDel="002626A2">
              <w:rPr>
                <w:rFonts w:ascii="Times New Roman" w:hAnsi="Times New Roman" w:cs="Times New Roman"/>
                <w:noProof/>
                <w:lang w:val="sr-Cyrl-BA"/>
                <w:rPrChange w:id="138" w:author="Nikola Karpic" w:date="2024-03-25T08:19:00Z">
                  <w:rPr>
                    <w:rStyle w:val="Hyperlink"/>
                    <w:rFonts w:ascii="Times New Roman" w:hAnsi="Times New Roman" w:cs="Times New Roman"/>
                    <w:lang w:val="sr-Cyrl-BA"/>
                  </w:rPr>
                </w:rPrChange>
              </w:rPr>
              <w:delText>2.2.1.</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rFonts w:ascii="Times New Roman" w:hAnsi="Times New Roman" w:cs="Times New Roman"/>
                <w:noProof/>
                <w:lang w:val="sr-Cyrl-BA"/>
                <w:rPrChange w:id="139" w:author="Nikola Karpic" w:date="2024-03-25T08:19:00Z">
                  <w:rPr>
                    <w:rStyle w:val="Hyperlink"/>
                    <w:rFonts w:ascii="Times New Roman" w:hAnsi="Times New Roman" w:cs="Times New Roman"/>
                    <w:lang w:val="sr-Cyrl-BA"/>
                  </w:rPr>
                </w:rPrChange>
              </w:rPr>
              <w:delText>Груписање</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17</w:delText>
            </w:r>
          </w:del>
        </w:p>
        <w:p w14:paraId="5E982F60" w14:textId="55CD5B2E" w:rsidR="00FB707A" w:rsidRPr="00BE13A5" w:rsidDel="002626A2" w:rsidRDefault="00FB707A">
          <w:pPr>
            <w:pStyle w:val="TOC3"/>
            <w:rPr>
              <w:del w:id="140" w:author="Nikola Karpic" w:date="2024-03-25T08:19:00Z"/>
              <w:rFonts w:ascii="Times New Roman" w:eastAsiaTheme="minorEastAsia" w:hAnsi="Times New Roman" w:cs="Times New Roman"/>
              <w:noProof/>
              <w:kern w:val="2"/>
              <w:lang w:val="sr-Cyrl-BA"/>
              <w14:ligatures w14:val="standardContextual"/>
            </w:rPr>
          </w:pPr>
          <w:del w:id="141" w:author="Nikola Karpic" w:date="2024-03-25T08:19:00Z">
            <w:r w:rsidRPr="002626A2" w:rsidDel="002626A2">
              <w:rPr>
                <w:rFonts w:ascii="Times New Roman" w:hAnsi="Times New Roman" w:cs="Times New Roman"/>
                <w:noProof/>
                <w:lang w:val="sr-Cyrl-BA"/>
                <w:rPrChange w:id="142" w:author="Nikola Karpic" w:date="2024-03-25T08:19:00Z">
                  <w:rPr>
                    <w:rStyle w:val="Hyperlink"/>
                    <w:rFonts w:ascii="Times New Roman" w:hAnsi="Times New Roman" w:cs="Times New Roman"/>
                    <w:lang w:val="sr-Cyrl-BA"/>
                  </w:rPr>
                </w:rPrChange>
              </w:rPr>
              <w:delText>2.2.2.</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rFonts w:ascii="Times New Roman" w:hAnsi="Times New Roman" w:cs="Times New Roman"/>
                <w:noProof/>
                <w:lang w:val="sr-Cyrl-BA"/>
                <w:rPrChange w:id="143" w:author="Nikola Karpic" w:date="2024-03-25T08:19:00Z">
                  <w:rPr>
                    <w:rStyle w:val="Hyperlink"/>
                    <w:rFonts w:ascii="Times New Roman" w:hAnsi="Times New Roman" w:cs="Times New Roman"/>
                    <w:lang w:val="sr-Cyrl-BA"/>
                  </w:rPr>
                </w:rPrChange>
              </w:rPr>
              <w:delText>Смањење димензионалности</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19</w:delText>
            </w:r>
          </w:del>
        </w:p>
        <w:p w14:paraId="0F5E7136" w14:textId="5221C387" w:rsidR="00FB707A" w:rsidRPr="00BE13A5" w:rsidDel="002626A2" w:rsidRDefault="00FB707A">
          <w:pPr>
            <w:pStyle w:val="TOC3"/>
            <w:rPr>
              <w:del w:id="144" w:author="Nikola Karpic" w:date="2024-03-25T08:19:00Z"/>
              <w:rFonts w:ascii="Times New Roman" w:eastAsiaTheme="minorEastAsia" w:hAnsi="Times New Roman" w:cs="Times New Roman"/>
              <w:noProof/>
              <w:kern w:val="2"/>
              <w:lang w:val="sr-Cyrl-BA"/>
              <w14:ligatures w14:val="standardContextual"/>
            </w:rPr>
          </w:pPr>
          <w:del w:id="145" w:author="Nikola Karpic" w:date="2024-03-25T08:19:00Z">
            <w:r w:rsidRPr="002626A2" w:rsidDel="002626A2">
              <w:rPr>
                <w:rFonts w:ascii="Times New Roman" w:hAnsi="Times New Roman" w:cs="Times New Roman"/>
                <w:noProof/>
                <w:lang w:val="sr-Cyrl-BA"/>
                <w:rPrChange w:id="146" w:author="Nikola Karpic" w:date="2024-03-25T08:19:00Z">
                  <w:rPr>
                    <w:rStyle w:val="Hyperlink"/>
                    <w:rFonts w:ascii="Times New Roman" w:hAnsi="Times New Roman" w:cs="Times New Roman"/>
                    <w:lang w:val="sr-Cyrl-BA"/>
                  </w:rPr>
                </w:rPrChange>
              </w:rPr>
              <w:delText>2.2.3.</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rFonts w:ascii="Times New Roman" w:hAnsi="Times New Roman" w:cs="Times New Roman"/>
                <w:noProof/>
                <w:lang w:val="sr-Cyrl-BA"/>
                <w:rPrChange w:id="147" w:author="Nikola Karpic" w:date="2024-03-25T08:19:00Z">
                  <w:rPr>
                    <w:rStyle w:val="Hyperlink"/>
                    <w:rFonts w:ascii="Times New Roman" w:hAnsi="Times New Roman" w:cs="Times New Roman"/>
                    <w:lang w:val="sr-Cyrl-BA"/>
                  </w:rPr>
                </w:rPrChange>
              </w:rPr>
              <w:delText>Учење уз подстицај</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20</w:delText>
            </w:r>
          </w:del>
        </w:p>
        <w:p w14:paraId="3529D758" w14:textId="037ECC4E" w:rsidR="00FB707A" w:rsidRPr="00BE13A5" w:rsidDel="002626A2" w:rsidRDefault="00FB707A" w:rsidP="002626A2">
          <w:pPr>
            <w:pStyle w:val="TOC1"/>
            <w:rPr>
              <w:del w:id="148" w:author="Nikola Karpic" w:date="2024-03-25T08:19:00Z"/>
              <w:rFonts w:eastAsiaTheme="minorEastAsia"/>
              <w:noProof/>
              <w:kern w:val="2"/>
              <w:lang w:val="sr-Cyrl-BA"/>
              <w14:ligatures w14:val="standardContextual"/>
            </w:rPr>
          </w:pPr>
          <w:del w:id="149" w:author="Nikola Karpic" w:date="2024-03-25T08:19:00Z">
            <w:r w:rsidRPr="002626A2" w:rsidDel="002626A2">
              <w:rPr>
                <w:noProof/>
                <w:lang w:val="sr-Cyrl-BA"/>
                <w:rPrChange w:id="150" w:author="Nikola Karpic" w:date="2024-03-25T08:19:00Z">
                  <w:rPr>
                    <w:rStyle w:val="Hyperlink"/>
                    <w:rFonts w:ascii="Times New Roman" w:hAnsi="Times New Roman" w:cs="Times New Roman"/>
                    <w:lang w:val="sr-Cyrl-BA"/>
                  </w:rPr>
                </w:rPrChange>
              </w:rPr>
              <w:delText>3.</w:delText>
            </w:r>
            <w:r w:rsidRPr="00BE13A5" w:rsidDel="002626A2">
              <w:rPr>
                <w:rFonts w:eastAsiaTheme="minorEastAsia"/>
                <w:noProof/>
                <w:kern w:val="2"/>
                <w:lang w:val="sr-Cyrl-BA"/>
                <w14:ligatures w14:val="standardContextual"/>
              </w:rPr>
              <w:tab/>
            </w:r>
            <w:r w:rsidRPr="002626A2" w:rsidDel="002626A2">
              <w:rPr>
                <w:noProof/>
                <w:lang w:val="sr-Cyrl-BA"/>
                <w:rPrChange w:id="151" w:author="Nikola Karpic" w:date="2024-03-25T08:19:00Z">
                  <w:rPr>
                    <w:rStyle w:val="Hyperlink"/>
                    <w:rFonts w:ascii="Times New Roman" w:hAnsi="Times New Roman" w:cs="Times New Roman"/>
                    <w:lang w:val="sr-Cyrl-BA"/>
                  </w:rPr>
                </w:rPrChange>
              </w:rPr>
              <w:delText>Процес машинског учења</w:delText>
            </w:r>
            <w:r w:rsidRPr="00BE13A5" w:rsidDel="002626A2">
              <w:rPr>
                <w:noProof/>
                <w:webHidden/>
                <w:lang w:val="sr-Cyrl-BA"/>
              </w:rPr>
              <w:tab/>
            </w:r>
            <w:r w:rsidR="00383965" w:rsidDel="002626A2">
              <w:rPr>
                <w:noProof/>
                <w:webHidden/>
                <w:lang w:val="sr-Cyrl-BA"/>
              </w:rPr>
              <w:delText>24</w:delText>
            </w:r>
          </w:del>
        </w:p>
        <w:p w14:paraId="213723B0" w14:textId="1DBB9653" w:rsidR="00FB707A" w:rsidRPr="00BE13A5" w:rsidDel="002626A2" w:rsidRDefault="00FB707A">
          <w:pPr>
            <w:pStyle w:val="TOC2"/>
            <w:tabs>
              <w:tab w:val="left" w:pos="880"/>
              <w:tab w:val="right" w:leader="dot" w:pos="9350"/>
            </w:tabs>
            <w:rPr>
              <w:del w:id="152" w:author="Nikola Karpic" w:date="2024-03-25T08:19:00Z"/>
              <w:rFonts w:ascii="Times New Roman" w:eastAsiaTheme="minorEastAsia" w:hAnsi="Times New Roman" w:cs="Times New Roman"/>
              <w:noProof/>
              <w:kern w:val="2"/>
              <w:lang w:val="sr-Cyrl-BA"/>
              <w14:ligatures w14:val="standardContextual"/>
            </w:rPr>
          </w:pPr>
          <w:del w:id="153" w:author="Nikola Karpic" w:date="2024-03-25T08:19:00Z">
            <w:r w:rsidRPr="002626A2" w:rsidDel="002626A2">
              <w:rPr>
                <w:rFonts w:ascii="Times New Roman" w:hAnsi="Times New Roman" w:cs="Times New Roman"/>
                <w:noProof/>
                <w:lang w:val="sr-Cyrl-BA"/>
                <w:rPrChange w:id="154" w:author="Nikola Karpic" w:date="2024-03-25T08:19:00Z">
                  <w:rPr>
                    <w:rStyle w:val="Hyperlink"/>
                    <w:rFonts w:ascii="Times New Roman" w:hAnsi="Times New Roman" w:cs="Times New Roman"/>
                    <w:lang w:val="sr-Cyrl-BA"/>
                  </w:rPr>
                </w:rPrChange>
              </w:rPr>
              <w:delText>3.1.</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rFonts w:ascii="Times New Roman" w:hAnsi="Times New Roman" w:cs="Times New Roman"/>
                <w:noProof/>
                <w:lang w:val="sr-Cyrl-BA"/>
                <w:rPrChange w:id="155" w:author="Nikola Karpic" w:date="2024-03-25T08:19:00Z">
                  <w:rPr>
                    <w:rStyle w:val="Hyperlink"/>
                    <w:rFonts w:ascii="Times New Roman" w:hAnsi="Times New Roman" w:cs="Times New Roman"/>
                    <w:lang w:val="sr-Cyrl-BA"/>
                  </w:rPr>
                </w:rPrChange>
              </w:rPr>
              <w:delText>Дефинисање проблема</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24</w:delText>
            </w:r>
          </w:del>
        </w:p>
        <w:p w14:paraId="5B60CCCF" w14:textId="68494509" w:rsidR="00FB707A" w:rsidRPr="00BE13A5" w:rsidDel="002626A2" w:rsidRDefault="00FB707A">
          <w:pPr>
            <w:pStyle w:val="TOC2"/>
            <w:tabs>
              <w:tab w:val="left" w:pos="880"/>
              <w:tab w:val="right" w:leader="dot" w:pos="9350"/>
            </w:tabs>
            <w:rPr>
              <w:del w:id="156" w:author="Nikola Karpic" w:date="2024-03-25T08:19:00Z"/>
              <w:rFonts w:ascii="Times New Roman" w:eastAsiaTheme="minorEastAsia" w:hAnsi="Times New Roman" w:cs="Times New Roman"/>
              <w:noProof/>
              <w:kern w:val="2"/>
              <w:lang w:val="sr-Cyrl-BA"/>
              <w14:ligatures w14:val="standardContextual"/>
            </w:rPr>
          </w:pPr>
          <w:del w:id="157" w:author="Nikola Karpic" w:date="2024-03-25T08:19:00Z">
            <w:r w:rsidRPr="002626A2" w:rsidDel="002626A2">
              <w:rPr>
                <w:rFonts w:ascii="Times New Roman" w:hAnsi="Times New Roman" w:cs="Times New Roman"/>
                <w:noProof/>
                <w:lang w:val="sr-Cyrl-BA"/>
                <w:rPrChange w:id="158" w:author="Nikola Karpic" w:date="2024-03-25T08:19:00Z">
                  <w:rPr>
                    <w:rStyle w:val="Hyperlink"/>
                    <w:rFonts w:ascii="Times New Roman" w:hAnsi="Times New Roman" w:cs="Times New Roman"/>
                    <w:lang w:val="sr-Cyrl-BA"/>
                  </w:rPr>
                </w:rPrChange>
              </w:rPr>
              <w:delText>3.2.</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rFonts w:ascii="Times New Roman" w:hAnsi="Times New Roman" w:cs="Times New Roman"/>
                <w:noProof/>
                <w:lang w:val="sr-Cyrl-BA"/>
                <w:rPrChange w:id="159" w:author="Nikola Karpic" w:date="2024-03-25T08:19:00Z">
                  <w:rPr>
                    <w:rStyle w:val="Hyperlink"/>
                    <w:rFonts w:ascii="Times New Roman" w:hAnsi="Times New Roman" w:cs="Times New Roman"/>
                    <w:lang w:val="sr-Cyrl-BA"/>
                  </w:rPr>
                </w:rPrChange>
              </w:rPr>
              <w:delText>Прикупљање података</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25</w:delText>
            </w:r>
          </w:del>
        </w:p>
        <w:p w14:paraId="2B9E120B" w14:textId="0B0B5032" w:rsidR="00FB707A" w:rsidRPr="00BE13A5" w:rsidDel="002626A2" w:rsidRDefault="00FB707A">
          <w:pPr>
            <w:pStyle w:val="TOC2"/>
            <w:tabs>
              <w:tab w:val="left" w:pos="880"/>
              <w:tab w:val="right" w:leader="dot" w:pos="9350"/>
            </w:tabs>
            <w:rPr>
              <w:del w:id="160" w:author="Nikola Karpic" w:date="2024-03-25T08:19:00Z"/>
              <w:rFonts w:ascii="Times New Roman" w:eastAsiaTheme="minorEastAsia" w:hAnsi="Times New Roman" w:cs="Times New Roman"/>
              <w:noProof/>
              <w:kern w:val="2"/>
              <w:lang w:val="sr-Cyrl-BA"/>
              <w14:ligatures w14:val="standardContextual"/>
            </w:rPr>
          </w:pPr>
          <w:del w:id="161" w:author="Nikola Karpic" w:date="2024-03-25T08:19:00Z">
            <w:r w:rsidRPr="002626A2" w:rsidDel="002626A2">
              <w:rPr>
                <w:rFonts w:ascii="Times New Roman" w:hAnsi="Times New Roman" w:cs="Times New Roman"/>
                <w:noProof/>
                <w:lang w:val="sr-Cyrl-BA"/>
                <w:rPrChange w:id="162" w:author="Nikola Karpic" w:date="2024-03-25T08:19:00Z">
                  <w:rPr>
                    <w:rStyle w:val="Hyperlink"/>
                    <w:rFonts w:ascii="Times New Roman" w:hAnsi="Times New Roman" w:cs="Times New Roman"/>
                    <w:lang w:val="sr-Cyrl-BA"/>
                  </w:rPr>
                </w:rPrChange>
              </w:rPr>
              <w:delText>3.3.</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rFonts w:ascii="Times New Roman" w:hAnsi="Times New Roman" w:cs="Times New Roman"/>
                <w:noProof/>
                <w:lang w:val="sr-Cyrl-BA"/>
                <w:rPrChange w:id="163" w:author="Nikola Karpic" w:date="2024-03-25T08:19:00Z">
                  <w:rPr>
                    <w:rStyle w:val="Hyperlink"/>
                    <w:rFonts w:ascii="Times New Roman" w:hAnsi="Times New Roman" w:cs="Times New Roman"/>
                    <w:lang w:val="sr-Cyrl-BA"/>
                  </w:rPr>
                </w:rPrChange>
              </w:rPr>
              <w:delText>Припрема података</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25</w:delText>
            </w:r>
          </w:del>
        </w:p>
        <w:p w14:paraId="6A26F899" w14:textId="4682E6EF" w:rsidR="00FB707A" w:rsidRPr="00BE13A5" w:rsidDel="002626A2" w:rsidRDefault="00FB707A">
          <w:pPr>
            <w:pStyle w:val="TOC2"/>
            <w:tabs>
              <w:tab w:val="left" w:pos="880"/>
              <w:tab w:val="right" w:leader="dot" w:pos="9350"/>
            </w:tabs>
            <w:rPr>
              <w:del w:id="164" w:author="Nikola Karpic" w:date="2024-03-25T08:19:00Z"/>
              <w:rFonts w:ascii="Times New Roman" w:eastAsiaTheme="minorEastAsia" w:hAnsi="Times New Roman" w:cs="Times New Roman"/>
              <w:noProof/>
              <w:kern w:val="2"/>
              <w:lang w:val="sr-Cyrl-BA"/>
              <w14:ligatures w14:val="standardContextual"/>
            </w:rPr>
          </w:pPr>
          <w:del w:id="165" w:author="Nikola Karpic" w:date="2024-03-25T08:19:00Z">
            <w:r w:rsidRPr="002626A2" w:rsidDel="002626A2">
              <w:rPr>
                <w:rFonts w:ascii="Times New Roman" w:hAnsi="Times New Roman" w:cs="Times New Roman"/>
                <w:noProof/>
                <w:lang w:val="sr-Cyrl-BA"/>
                <w:rPrChange w:id="166" w:author="Nikola Karpic" w:date="2024-03-25T08:19:00Z">
                  <w:rPr>
                    <w:rStyle w:val="Hyperlink"/>
                    <w:rFonts w:ascii="Times New Roman" w:hAnsi="Times New Roman" w:cs="Times New Roman"/>
                    <w:lang w:val="sr-Cyrl-BA"/>
                  </w:rPr>
                </w:rPrChange>
              </w:rPr>
              <w:delText>3.4.</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rFonts w:ascii="Times New Roman" w:hAnsi="Times New Roman" w:cs="Times New Roman"/>
                <w:noProof/>
                <w:lang w:val="sr-Cyrl-BA"/>
                <w:rPrChange w:id="167" w:author="Nikola Karpic" w:date="2024-03-25T08:19:00Z">
                  <w:rPr>
                    <w:rStyle w:val="Hyperlink"/>
                    <w:rFonts w:ascii="Times New Roman" w:hAnsi="Times New Roman" w:cs="Times New Roman"/>
                    <w:lang w:val="sr-Cyrl-BA"/>
                  </w:rPr>
                </w:rPrChange>
              </w:rPr>
              <w:delText>Избор модела</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26</w:delText>
            </w:r>
          </w:del>
        </w:p>
        <w:p w14:paraId="741C0628" w14:textId="06C71589" w:rsidR="00FB707A" w:rsidRPr="00BE13A5" w:rsidDel="002626A2" w:rsidRDefault="00FB707A">
          <w:pPr>
            <w:pStyle w:val="TOC2"/>
            <w:tabs>
              <w:tab w:val="left" w:pos="880"/>
              <w:tab w:val="right" w:leader="dot" w:pos="9350"/>
            </w:tabs>
            <w:rPr>
              <w:del w:id="168" w:author="Nikola Karpic" w:date="2024-03-25T08:19:00Z"/>
              <w:rFonts w:ascii="Times New Roman" w:eastAsiaTheme="minorEastAsia" w:hAnsi="Times New Roman" w:cs="Times New Roman"/>
              <w:noProof/>
              <w:kern w:val="2"/>
              <w:lang w:val="sr-Cyrl-BA"/>
              <w14:ligatures w14:val="standardContextual"/>
            </w:rPr>
          </w:pPr>
          <w:del w:id="169" w:author="Nikola Karpic" w:date="2024-03-25T08:19:00Z">
            <w:r w:rsidRPr="002626A2" w:rsidDel="002626A2">
              <w:rPr>
                <w:rFonts w:ascii="Times New Roman" w:hAnsi="Times New Roman" w:cs="Times New Roman"/>
                <w:noProof/>
                <w:lang w:val="sr-Cyrl-BA"/>
                <w:rPrChange w:id="170" w:author="Nikola Karpic" w:date="2024-03-25T08:19:00Z">
                  <w:rPr>
                    <w:rStyle w:val="Hyperlink"/>
                    <w:rFonts w:ascii="Times New Roman" w:hAnsi="Times New Roman" w:cs="Times New Roman"/>
                    <w:lang w:val="sr-Cyrl-BA"/>
                  </w:rPr>
                </w:rPrChange>
              </w:rPr>
              <w:delText>3.5.</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rFonts w:ascii="Times New Roman" w:hAnsi="Times New Roman" w:cs="Times New Roman"/>
                <w:noProof/>
                <w:lang w:val="sr-Cyrl-BA"/>
                <w:rPrChange w:id="171" w:author="Nikola Karpic" w:date="2024-03-25T08:19:00Z">
                  <w:rPr>
                    <w:rStyle w:val="Hyperlink"/>
                    <w:rFonts w:ascii="Times New Roman" w:hAnsi="Times New Roman" w:cs="Times New Roman"/>
                    <w:lang w:val="sr-Cyrl-BA"/>
                  </w:rPr>
                </w:rPrChange>
              </w:rPr>
              <w:delText>Тренирање модела</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26</w:delText>
            </w:r>
          </w:del>
        </w:p>
        <w:p w14:paraId="7225210B" w14:textId="6BA17985" w:rsidR="00FB707A" w:rsidRPr="00BE13A5" w:rsidDel="002626A2" w:rsidRDefault="00FB707A">
          <w:pPr>
            <w:pStyle w:val="TOC2"/>
            <w:tabs>
              <w:tab w:val="left" w:pos="880"/>
              <w:tab w:val="right" w:leader="dot" w:pos="9350"/>
            </w:tabs>
            <w:rPr>
              <w:del w:id="172" w:author="Nikola Karpic" w:date="2024-03-25T08:19:00Z"/>
              <w:rFonts w:ascii="Times New Roman" w:eastAsiaTheme="minorEastAsia" w:hAnsi="Times New Roman" w:cs="Times New Roman"/>
              <w:noProof/>
              <w:kern w:val="2"/>
              <w:lang w:val="sr-Cyrl-BA"/>
              <w14:ligatures w14:val="standardContextual"/>
            </w:rPr>
          </w:pPr>
          <w:del w:id="173" w:author="Nikola Karpic" w:date="2024-03-25T08:19:00Z">
            <w:r w:rsidRPr="002626A2" w:rsidDel="002626A2">
              <w:rPr>
                <w:rFonts w:ascii="Times New Roman" w:hAnsi="Times New Roman" w:cs="Times New Roman"/>
                <w:noProof/>
                <w:lang w:val="sr-Cyrl-BA"/>
                <w:rPrChange w:id="174" w:author="Nikola Karpic" w:date="2024-03-25T08:19:00Z">
                  <w:rPr>
                    <w:rStyle w:val="Hyperlink"/>
                    <w:rFonts w:ascii="Times New Roman" w:hAnsi="Times New Roman" w:cs="Times New Roman"/>
                    <w:lang w:val="sr-Cyrl-BA"/>
                  </w:rPr>
                </w:rPrChange>
              </w:rPr>
              <w:delText>3.6.</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rFonts w:ascii="Times New Roman" w:hAnsi="Times New Roman" w:cs="Times New Roman"/>
                <w:noProof/>
                <w:lang w:val="sr-Cyrl-BA"/>
                <w:rPrChange w:id="175" w:author="Nikola Karpic" w:date="2024-03-25T08:19:00Z">
                  <w:rPr>
                    <w:rStyle w:val="Hyperlink"/>
                    <w:rFonts w:ascii="Times New Roman" w:hAnsi="Times New Roman" w:cs="Times New Roman"/>
                    <w:lang w:val="sr-Cyrl-BA"/>
                  </w:rPr>
                </w:rPrChange>
              </w:rPr>
              <w:delText>Оцјењивање модела</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27</w:delText>
            </w:r>
          </w:del>
        </w:p>
        <w:p w14:paraId="15718E39" w14:textId="5C200C07" w:rsidR="00FB707A" w:rsidRPr="00BE13A5" w:rsidDel="002626A2" w:rsidRDefault="00FB707A">
          <w:pPr>
            <w:pStyle w:val="TOC2"/>
            <w:tabs>
              <w:tab w:val="left" w:pos="880"/>
              <w:tab w:val="right" w:leader="dot" w:pos="9350"/>
            </w:tabs>
            <w:rPr>
              <w:del w:id="176" w:author="Nikola Karpic" w:date="2024-03-25T08:19:00Z"/>
              <w:rFonts w:ascii="Times New Roman" w:eastAsiaTheme="minorEastAsia" w:hAnsi="Times New Roman" w:cs="Times New Roman"/>
              <w:noProof/>
              <w:kern w:val="2"/>
              <w:lang w:val="sr-Cyrl-BA"/>
              <w14:ligatures w14:val="standardContextual"/>
            </w:rPr>
          </w:pPr>
          <w:del w:id="177" w:author="Nikola Karpic" w:date="2024-03-25T08:19:00Z">
            <w:r w:rsidRPr="002626A2" w:rsidDel="002626A2">
              <w:rPr>
                <w:rFonts w:ascii="Times New Roman" w:hAnsi="Times New Roman" w:cs="Times New Roman"/>
                <w:noProof/>
                <w:lang w:val="sr-Cyrl-BA"/>
                <w:rPrChange w:id="178" w:author="Nikola Karpic" w:date="2024-03-25T08:19:00Z">
                  <w:rPr>
                    <w:rStyle w:val="Hyperlink"/>
                    <w:rFonts w:ascii="Times New Roman" w:hAnsi="Times New Roman" w:cs="Times New Roman"/>
                    <w:lang w:val="sr-Cyrl-BA"/>
                  </w:rPr>
                </w:rPrChange>
              </w:rPr>
              <w:delText>3.7.</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rFonts w:ascii="Times New Roman" w:hAnsi="Times New Roman" w:cs="Times New Roman"/>
                <w:noProof/>
                <w:lang w:val="sr-Cyrl-BA"/>
                <w:rPrChange w:id="179" w:author="Nikola Karpic" w:date="2024-03-25T08:19:00Z">
                  <w:rPr>
                    <w:rStyle w:val="Hyperlink"/>
                    <w:rFonts w:ascii="Times New Roman" w:hAnsi="Times New Roman" w:cs="Times New Roman"/>
                    <w:lang w:val="sr-Cyrl-BA"/>
                  </w:rPr>
                </w:rPrChange>
              </w:rPr>
              <w:delText>Прилагођавање модела</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27</w:delText>
            </w:r>
          </w:del>
        </w:p>
        <w:p w14:paraId="4069D17C" w14:textId="7BF3A089" w:rsidR="00FB707A" w:rsidRPr="00BE13A5" w:rsidDel="002626A2" w:rsidRDefault="00FB707A">
          <w:pPr>
            <w:pStyle w:val="TOC2"/>
            <w:tabs>
              <w:tab w:val="left" w:pos="880"/>
              <w:tab w:val="right" w:leader="dot" w:pos="9350"/>
            </w:tabs>
            <w:rPr>
              <w:del w:id="180" w:author="Nikola Karpic" w:date="2024-03-25T08:19:00Z"/>
              <w:rFonts w:ascii="Times New Roman" w:eastAsiaTheme="minorEastAsia" w:hAnsi="Times New Roman" w:cs="Times New Roman"/>
              <w:noProof/>
              <w:kern w:val="2"/>
              <w:lang w:val="sr-Cyrl-BA"/>
              <w14:ligatures w14:val="standardContextual"/>
            </w:rPr>
          </w:pPr>
          <w:del w:id="181" w:author="Nikola Karpic" w:date="2024-03-25T08:19:00Z">
            <w:r w:rsidRPr="002626A2" w:rsidDel="002626A2">
              <w:rPr>
                <w:rFonts w:ascii="Times New Roman" w:hAnsi="Times New Roman" w:cs="Times New Roman"/>
                <w:noProof/>
                <w:lang w:val="sr-Cyrl-BA"/>
                <w:rPrChange w:id="182" w:author="Nikola Karpic" w:date="2024-03-25T08:19:00Z">
                  <w:rPr>
                    <w:rStyle w:val="Hyperlink"/>
                    <w:rFonts w:ascii="Times New Roman" w:hAnsi="Times New Roman" w:cs="Times New Roman"/>
                    <w:lang w:val="sr-Cyrl-BA"/>
                  </w:rPr>
                </w:rPrChange>
              </w:rPr>
              <w:delText>3.8.</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rFonts w:ascii="Times New Roman" w:hAnsi="Times New Roman" w:cs="Times New Roman"/>
                <w:noProof/>
                <w:lang w:val="sr-Cyrl-BA"/>
                <w:rPrChange w:id="183" w:author="Nikola Karpic" w:date="2024-03-25T08:19:00Z">
                  <w:rPr>
                    <w:rStyle w:val="Hyperlink"/>
                    <w:rFonts w:ascii="Times New Roman" w:hAnsi="Times New Roman" w:cs="Times New Roman"/>
                    <w:lang w:val="sr-Cyrl-BA"/>
                  </w:rPr>
                </w:rPrChange>
              </w:rPr>
              <w:delText>Тестирање и примјена модела</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29</w:delText>
            </w:r>
          </w:del>
        </w:p>
        <w:p w14:paraId="36966567" w14:textId="28AF17B2" w:rsidR="00FB707A" w:rsidRPr="00BE13A5" w:rsidDel="002626A2" w:rsidRDefault="00FB707A" w:rsidP="002626A2">
          <w:pPr>
            <w:pStyle w:val="TOC1"/>
            <w:rPr>
              <w:del w:id="184" w:author="Nikola Karpic" w:date="2024-03-25T08:19:00Z"/>
              <w:rFonts w:eastAsiaTheme="minorEastAsia"/>
              <w:noProof/>
              <w:kern w:val="2"/>
              <w:lang w:val="sr-Cyrl-BA"/>
              <w14:ligatures w14:val="standardContextual"/>
            </w:rPr>
          </w:pPr>
          <w:del w:id="185" w:author="Nikola Karpic" w:date="2024-03-25T08:19:00Z">
            <w:r w:rsidRPr="002626A2" w:rsidDel="002626A2">
              <w:rPr>
                <w:noProof/>
                <w:lang w:val="sr-Cyrl-BA"/>
                <w:rPrChange w:id="186" w:author="Nikola Karpic" w:date="2024-03-25T08:19:00Z">
                  <w:rPr>
                    <w:rStyle w:val="Hyperlink"/>
                    <w:rFonts w:ascii="Times New Roman" w:hAnsi="Times New Roman" w:cs="Times New Roman"/>
                    <w:lang w:val="sr-Cyrl-BA"/>
                  </w:rPr>
                </w:rPrChange>
              </w:rPr>
              <w:delText>4.</w:delText>
            </w:r>
            <w:r w:rsidRPr="00BE13A5" w:rsidDel="002626A2">
              <w:rPr>
                <w:rFonts w:eastAsiaTheme="minorEastAsia"/>
                <w:noProof/>
                <w:kern w:val="2"/>
                <w:lang w:val="sr-Cyrl-BA"/>
                <w14:ligatures w14:val="standardContextual"/>
              </w:rPr>
              <w:tab/>
            </w:r>
            <w:r w:rsidRPr="002626A2" w:rsidDel="002626A2">
              <w:rPr>
                <w:noProof/>
                <w:lang w:val="sr-Cyrl-BA"/>
                <w:rPrChange w:id="187" w:author="Nikola Karpic" w:date="2024-03-25T08:19:00Z">
                  <w:rPr>
                    <w:rStyle w:val="Hyperlink"/>
                    <w:rFonts w:ascii="Times New Roman" w:hAnsi="Times New Roman" w:cs="Times New Roman"/>
                    <w:lang w:val="sr-Cyrl-BA"/>
                  </w:rPr>
                </w:rPrChange>
              </w:rPr>
              <w:delText>Избор алгоритма</w:delText>
            </w:r>
            <w:r w:rsidRPr="00BE13A5" w:rsidDel="002626A2">
              <w:rPr>
                <w:noProof/>
                <w:webHidden/>
                <w:lang w:val="sr-Cyrl-BA"/>
              </w:rPr>
              <w:tab/>
            </w:r>
            <w:r w:rsidR="00383965" w:rsidDel="002626A2">
              <w:rPr>
                <w:noProof/>
                <w:webHidden/>
                <w:lang w:val="sr-Cyrl-BA"/>
              </w:rPr>
              <w:delText>30</w:delText>
            </w:r>
          </w:del>
        </w:p>
        <w:p w14:paraId="42BCF4B6" w14:textId="14697E59" w:rsidR="00FB707A" w:rsidRPr="00BE13A5" w:rsidDel="002626A2" w:rsidRDefault="00FB707A">
          <w:pPr>
            <w:pStyle w:val="TOC2"/>
            <w:tabs>
              <w:tab w:val="left" w:pos="880"/>
              <w:tab w:val="right" w:leader="dot" w:pos="9350"/>
            </w:tabs>
            <w:rPr>
              <w:del w:id="188" w:author="Nikola Karpic" w:date="2024-03-25T08:19:00Z"/>
              <w:rFonts w:ascii="Times New Roman" w:eastAsiaTheme="minorEastAsia" w:hAnsi="Times New Roman" w:cs="Times New Roman"/>
              <w:noProof/>
              <w:kern w:val="2"/>
              <w:lang w:val="sr-Cyrl-BA"/>
              <w14:ligatures w14:val="standardContextual"/>
            </w:rPr>
          </w:pPr>
          <w:del w:id="189" w:author="Nikola Karpic" w:date="2024-03-25T08:19:00Z">
            <w:r w:rsidRPr="002626A2" w:rsidDel="002626A2">
              <w:rPr>
                <w:rFonts w:ascii="Times New Roman" w:hAnsi="Times New Roman" w:cs="Times New Roman"/>
                <w:noProof/>
                <w:lang w:val="sr-Cyrl-BA"/>
                <w:rPrChange w:id="190" w:author="Nikola Karpic" w:date="2024-03-25T08:19:00Z">
                  <w:rPr>
                    <w:rStyle w:val="Hyperlink"/>
                    <w:rFonts w:ascii="Times New Roman" w:hAnsi="Times New Roman" w:cs="Times New Roman"/>
                    <w:lang w:val="sr-Cyrl-BA"/>
                  </w:rPr>
                </w:rPrChange>
              </w:rPr>
              <w:delText>4.1.</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rFonts w:ascii="Times New Roman" w:hAnsi="Times New Roman" w:cs="Times New Roman"/>
                <w:noProof/>
                <w:lang w:val="sr-Cyrl-BA"/>
                <w:rPrChange w:id="191" w:author="Nikola Karpic" w:date="2024-03-25T08:19:00Z">
                  <w:rPr>
                    <w:rStyle w:val="Hyperlink"/>
                    <w:rFonts w:ascii="Times New Roman" w:hAnsi="Times New Roman" w:cs="Times New Roman"/>
                    <w:lang w:val="sr-Cyrl-BA"/>
                  </w:rPr>
                </w:rPrChange>
              </w:rPr>
              <w:delText>Логистичка регресија</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30</w:delText>
            </w:r>
          </w:del>
        </w:p>
        <w:p w14:paraId="6604D137" w14:textId="39522B32" w:rsidR="00FB707A" w:rsidRPr="00BE13A5" w:rsidDel="002626A2" w:rsidRDefault="00FB707A">
          <w:pPr>
            <w:pStyle w:val="TOC2"/>
            <w:tabs>
              <w:tab w:val="left" w:pos="880"/>
              <w:tab w:val="right" w:leader="dot" w:pos="9350"/>
            </w:tabs>
            <w:rPr>
              <w:del w:id="192" w:author="Nikola Karpic" w:date="2024-03-25T08:19:00Z"/>
              <w:rFonts w:ascii="Times New Roman" w:eastAsiaTheme="minorEastAsia" w:hAnsi="Times New Roman" w:cs="Times New Roman"/>
              <w:noProof/>
              <w:kern w:val="2"/>
              <w:lang w:val="sr-Cyrl-BA"/>
              <w14:ligatures w14:val="standardContextual"/>
            </w:rPr>
          </w:pPr>
          <w:del w:id="193" w:author="Nikola Karpic" w:date="2024-03-25T08:19:00Z">
            <w:r w:rsidRPr="002626A2" w:rsidDel="002626A2">
              <w:rPr>
                <w:rFonts w:ascii="Times New Roman" w:hAnsi="Times New Roman" w:cs="Times New Roman"/>
                <w:noProof/>
                <w:lang w:val="sr-Cyrl-BA"/>
                <w:rPrChange w:id="194" w:author="Nikola Karpic" w:date="2024-03-25T08:19:00Z">
                  <w:rPr>
                    <w:rStyle w:val="Hyperlink"/>
                    <w:rFonts w:ascii="Times New Roman" w:hAnsi="Times New Roman" w:cs="Times New Roman"/>
                    <w:lang w:val="sr-Cyrl-BA"/>
                  </w:rPr>
                </w:rPrChange>
              </w:rPr>
              <w:delText>4.2.</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rFonts w:ascii="Times New Roman" w:hAnsi="Times New Roman" w:cs="Times New Roman"/>
                <w:noProof/>
                <w:lang w:val="sr-Cyrl-BA"/>
                <w:rPrChange w:id="195" w:author="Nikola Karpic" w:date="2024-03-25T08:19:00Z">
                  <w:rPr>
                    <w:rStyle w:val="Hyperlink"/>
                    <w:rFonts w:ascii="Times New Roman" w:hAnsi="Times New Roman" w:cs="Times New Roman"/>
                    <w:lang w:val="sr-Cyrl-BA"/>
                  </w:rPr>
                </w:rPrChange>
              </w:rPr>
              <w:delText>Gaussian Naive Byes Classifier</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31</w:delText>
            </w:r>
          </w:del>
        </w:p>
        <w:p w14:paraId="61DB28C9" w14:textId="31833751" w:rsidR="00FB707A" w:rsidRPr="00BE13A5" w:rsidDel="002626A2" w:rsidRDefault="00FB707A">
          <w:pPr>
            <w:pStyle w:val="TOC2"/>
            <w:tabs>
              <w:tab w:val="left" w:pos="880"/>
              <w:tab w:val="right" w:leader="dot" w:pos="9350"/>
            </w:tabs>
            <w:rPr>
              <w:del w:id="196" w:author="Nikola Karpic" w:date="2024-03-25T08:19:00Z"/>
              <w:rFonts w:ascii="Times New Roman" w:eastAsiaTheme="minorEastAsia" w:hAnsi="Times New Roman" w:cs="Times New Roman"/>
              <w:noProof/>
              <w:kern w:val="2"/>
              <w:lang w:val="sr-Cyrl-BA"/>
              <w14:ligatures w14:val="standardContextual"/>
            </w:rPr>
          </w:pPr>
          <w:del w:id="197" w:author="Nikola Karpic" w:date="2024-03-25T08:19:00Z">
            <w:r w:rsidRPr="002626A2" w:rsidDel="002626A2">
              <w:rPr>
                <w:rFonts w:ascii="Times New Roman" w:hAnsi="Times New Roman" w:cs="Times New Roman"/>
                <w:noProof/>
                <w:lang w:val="sr-Cyrl-BA"/>
                <w:rPrChange w:id="198" w:author="Nikola Karpic" w:date="2024-03-25T08:19:00Z">
                  <w:rPr>
                    <w:rStyle w:val="Hyperlink"/>
                    <w:rFonts w:ascii="Times New Roman" w:hAnsi="Times New Roman" w:cs="Times New Roman"/>
                    <w:lang w:val="sr-Cyrl-BA"/>
                  </w:rPr>
                </w:rPrChange>
              </w:rPr>
              <w:delText>4.3.</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rFonts w:ascii="Times New Roman" w:hAnsi="Times New Roman" w:cs="Times New Roman"/>
                <w:noProof/>
                <w:lang w:val="sr-Cyrl-BA"/>
                <w:rPrChange w:id="199" w:author="Nikola Karpic" w:date="2024-03-25T08:19:00Z">
                  <w:rPr>
                    <w:rStyle w:val="Hyperlink"/>
                    <w:rFonts w:ascii="Times New Roman" w:hAnsi="Times New Roman" w:cs="Times New Roman"/>
                    <w:lang w:val="sr-Cyrl-BA"/>
                  </w:rPr>
                </w:rPrChange>
              </w:rPr>
              <w:delText>K Nearest Neighbors Classifier</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31</w:delText>
            </w:r>
          </w:del>
        </w:p>
        <w:p w14:paraId="2FB87FE3" w14:textId="1B93DB5C" w:rsidR="00FB707A" w:rsidRPr="00BE13A5" w:rsidDel="002626A2" w:rsidRDefault="00FB707A">
          <w:pPr>
            <w:pStyle w:val="TOC2"/>
            <w:tabs>
              <w:tab w:val="left" w:pos="880"/>
              <w:tab w:val="right" w:leader="dot" w:pos="9350"/>
            </w:tabs>
            <w:rPr>
              <w:del w:id="200" w:author="Nikola Karpic" w:date="2024-03-25T08:19:00Z"/>
              <w:rFonts w:ascii="Times New Roman" w:eastAsiaTheme="minorEastAsia" w:hAnsi="Times New Roman" w:cs="Times New Roman"/>
              <w:noProof/>
              <w:kern w:val="2"/>
              <w:lang w:val="sr-Cyrl-BA"/>
              <w14:ligatures w14:val="standardContextual"/>
            </w:rPr>
          </w:pPr>
          <w:del w:id="201" w:author="Nikola Karpic" w:date="2024-03-25T08:19:00Z">
            <w:r w:rsidRPr="002626A2" w:rsidDel="002626A2">
              <w:rPr>
                <w:rFonts w:ascii="Times New Roman" w:hAnsi="Times New Roman" w:cs="Times New Roman"/>
                <w:noProof/>
                <w:lang w:val="sr-Cyrl-BA"/>
                <w:rPrChange w:id="202" w:author="Nikola Karpic" w:date="2024-03-25T08:19:00Z">
                  <w:rPr>
                    <w:rStyle w:val="Hyperlink"/>
                    <w:rFonts w:ascii="Times New Roman" w:hAnsi="Times New Roman" w:cs="Times New Roman"/>
                    <w:lang w:val="sr-Cyrl-BA"/>
                  </w:rPr>
                </w:rPrChange>
              </w:rPr>
              <w:delText>4.4.</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rFonts w:ascii="Times New Roman" w:hAnsi="Times New Roman" w:cs="Times New Roman"/>
                <w:noProof/>
                <w:lang w:val="sr-Cyrl-BA"/>
                <w:rPrChange w:id="203" w:author="Nikola Karpic" w:date="2024-03-25T08:19:00Z">
                  <w:rPr>
                    <w:rStyle w:val="Hyperlink"/>
                    <w:rFonts w:ascii="Times New Roman" w:hAnsi="Times New Roman" w:cs="Times New Roman"/>
                    <w:lang w:val="sr-Cyrl-BA"/>
                  </w:rPr>
                </w:rPrChange>
              </w:rPr>
              <w:delText>Decision Tree Classifier</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31</w:delText>
            </w:r>
          </w:del>
        </w:p>
        <w:p w14:paraId="540EEB46" w14:textId="51A94BAD" w:rsidR="00FB707A" w:rsidRPr="00BE13A5" w:rsidDel="002626A2" w:rsidRDefault="00FB707A">
          <w:pPr>
            <w:pStyle w:val="TOC2"/>
            <w:tabs>
              <w:tab w:val="left" w:pos="880"/>
              <w:tab w:val="right" w:leader="dot" w:pos="9350"/>
            </w:tabs>
            <w:rPr>
              <w:del w:id="204" w:author="Nikola Karpic" w:date="2024-03-25T08:19:00Z"/>
              <w:rFonts w:ascii="Times New Roman" w:eastAsiaTheme="minorEastAsia" w:hAnsi="Times New Roman" w:cs="Times New Roman"/>
              <w:noProof/>
              <w:kern w:val="2"/>
              <w:lang w:val="sr-Cyrl-BA"/>
              <w14:ligatures w14:val="standardContextual"/>
            </w:rPr>
          </w:pPr>
          <w:del w:id="205" w:author="Nikola Karpic" w:date="2024-03-25T08:19:00Z">
            <w:r w:rsidRPr="002626A2" w:rsidDel="002626A2">
              <w:rPr>
                <w:rFonts w:ascii="Times New Roman" w:hAnsi="Times New Roman" w:cs="Times New Roman"/>
                <w:noProof/>
                <w:lang w:val="sr-Cyrl-BA"/>
                <w:rPrChange w:id="206" w:author="Nikola Karpic" w:date="2024-03-25T08:19:00Z">
                  <w:rPr>
                    <w:rStyle w:val="Hyperlink"/>
                    <w:rFonts w:ascii="Times New Roman" w:hAnsi="Times New Roman" w:cs="Times New Roman"/>
                    <w:lang w:val="sr-Cyrl-BA"/>
                  </w:rPr>
                </w:rPrChange>
              </w:rPr>
              <w:delText>4.5.</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rFonts w:ascii="Times New Roman" w:hAnsi="Times New Roman" w:cs="Times New Roman"/>
                <w:noProof/>
                <w:lang w:val="sr-Cyrl-BA"/>
                <w:rPrChange w:id="207" w:author="Nikola Karpic" w:date="2024-03-25T08:19:00Z">
                  <w:rPr>
                    <w:rStyle w:val="Hyperlink"/>
                    <w:rFonts w:ascii="Times New Roman" w:hAnsi="Times New Roman" w:cs="Times New Roman"/>
                    <w:lang w:val="sr-Cyrl-BA"/>
                  </w:rPr>
                </w:rPrChange>
              </w:rPr>
              <w:delText>Random Forest Classifier</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32</w:delText>
            </w:r>
          </w:del>
        </w:p>
        <w:p w14:paraId="5B64C507" w14:textId="65C35F55" w:rsidR="00FB707A" w:rsidRPr="00BE13A5" w:rsidDel="002626A2" w:rsidRDefault="00FB707A">
          <w:pPr>
            <w:pStyle w:val="TOC2"/>
            <w:tabs>
              <w:tab w:val="left" w:pos="880"/>
              <w:tab w:val="right" w:leader="dot" w:pos="9350"/>
            </w:tabs>
            <w:rPr>
              <w:del w:id="208" w:author="Nikola Karpic" w:date="2024-03-25T08:19:00Z"/>
              <w:rFonts w:ascii="Times New Roman" w:eastAsiaTheme="minorEastAsia" w:hAnsi="Times New Roman" w:cs="Times New Roman"/>
              <w:noProof/>
              <w:kern w:val="2"/>
              <w:lang w:val="sr-Cyrl-BA"/>
              <w14:ligatures w14:val="standardContextual"/>
            </w:rPr>
          </w:pPr>
          <w:del w:id="209" w:author="Nikola Karpic" w:date="2024-03-25T08:19:00Z">
            <w:r w:rsidRPr="002626A2" w:rsidDel="002626A2">
              <w:rPr>
                <w:rFonts w:ascii="Times New Roman" w:hAnsi="Times New Roman" w:cs="Times New Roman"/>
                <w:noProof/>
                <w:lang w:val="sr-Cyrl-BA"/>
                <w:rPrChange w:id="210" w:author="Nikola Karpic" w:date="2024-03-25T08:19:00Z">
                  <w:rPr>
                    <w:rStyle w:val="Hyperlink"/>
                    <w:rFonts w:ascii="Times New Roman" w:hAnsi="Times New Roman" w:cs="Times New Roman"/>
                    <w:lang w:val="sr-Cyrl-BA"/>
                  </w:rPr>
                </w:rPrChange>
              </w:rPr>
              <w:delText>4.6.</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rFonts w:ascii="Times New Roman" w:hAnsi="Times New Roman" w:cs="Times New Roman"/>
                <w:noProof/>
                <w:lang w:val="sr-Cyrl-BA"/>
                <w:rPrChange w:id="211" w:author="Nikola Karpic" w:date="2024-03-25T08:19:00Z">
                  <w:rPr>
                    <w:rStyle w:val="Hyperlink"/>
                    <w:rFonts w:ascii="Times New Roman" w:hAnsi="Times New Roman" w:cs="Times New Roman"/>
                    <w:lang w:val="sr-Cyrl-BA"/>
                  </w:rPr>
                </w:rPrChange>
              </w:rPr>
              <w:delText>Gradient Boosting Classifier</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32</w:delText>
            </w:r>
          </w:del>
        </w:p>
        <w:p w14:paraId="43E78D43" w14:textId="638F2C58" w:rsidR="00FB707A" w:rsidRPr="00BE13A5" w:rsidDel="002626A2" w:rsidRDefault="00FB707A">
          <w:pPr>
            <w:pStyle w:val="TOC2"/>
            <w:tabs>
              <w:tab w:val="left" w:pos="880"/>
              <w:tab w:val="right" w:leader="dot" w:pos="9350"/>
            </w:tabs>
            <w:rPr>
              <w:del w:id="212" w:author="Nikola Karpic" w:date="2024-03-25T08:19:00Z"/>
              <w:rFonts w:ascii="Times New Roman" w:eastAsiaTheme="minorEastAsia" w:hAnsi="Times New Roman" w:cs="Times New Roman"/>
              <w:noProof/>
              <w:kern w:val="2"/>
              <w:lang w:val="sr-Cyrl-BA"/>
              <w14:ligatures w14:val="standardContextual"/>
            </w:rPr>
          </w:pPr>
          <w:del w:id="213" w:author="Nikola Karpic" w:date="2024-03-25T08:19:00Z">
            <w:r w:rsidRPr="002626A2" w:rsidDel="002626A2">
              <w:rPr>
                <w:rFonts w:ascii="Times New Roman" w:hAnsi="Times New Roman" w:cs="Times New Roman"/>
                <w:noProof/>
                <w:lang w:val="sr-Cyrl-BA"/>
                <w:rPrChange w:id="214" w:author="Nikola Karpic" w:date="2024-03-25T08:19:00Z">
                  <w:rPr>
                    <w:rStyle w:val="Hyperlink"/>
                    <w:rFonts w:ascii="Times New Roman" w:hAnsi="Times New Roman" w:cs="Times New Roman"/>
                    <w:lang w:val="sr-Cyrl-BA"/>
                  </w:rPr>
                </w:rPrChange>
              </w:rPr>
              <w:delText>4.7.</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rFonts w:ascii="Times New Roman" w:hAnsi="Times New Roman" w:cs="Times New Roman"/>
                <w:noProof/>
                <w:lang w:val="sr-Cyrl-BA"/>
                <w:rPrChange w:id="215" w:author="Nikola Karpic" w:date="2024-03-25T08:19:00Z">
                  <w:rPr>
                    <w:rStyle w:val="Hyperlink"/>
                    <w:rFonts w:ascii="Times New Roman" w:hAnsi="Times New Roman" w:cs="Times New Roman"/>
                    <w:lang w:val="sr-Cyrl-BA"/>
                  </w:rPr>
                </w:rPrChange>
              </w:rPr>
              <w:delText>Support Vector Machine Classifier</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33</w:delText>
            </w:r>
          </w:del>
        </w:p>
        <w:p w14:paraId="25231683" w14:textId="7074EA0A" w:rsidR="00FB707A" w:rsidRPr="00BE13A5" w:rsidDel="002626A2" w:rsidRDefault="00FB707A">
          <w:pPr>
            <w:pStyle w:val="TOC2"/>
            <w:tabs>
              <w:tab w:val="left" w:pos="880"/>
              <w:tab w:val="right" w:leader="dot" w:pos="9350"/>
            </w:tabs>
            <w:rPr>
              <w:del w:id="216" w:author="Nikola Karpic" w:date="2024-03-25T08:19:00Z"/>
              <w:rFonts w:ascii="Times New Roman" w:eastAsiaTheme="minorEastAsia" w:hAnsi="Times New Roman" w:cs="Times New Roman"/>
              <w:noProof/>
              <w:kern w:val="2"/>
              <w:lang w:val="sr-Cyrl-BA"/>
              <w14:ligatures w14:val="standardContextual"/>
            </w:rPr>
          </w:pPr>
          <w:del w:id="217" w:author="Nikola Karpic" w:date="2024-03-25T08:19:00Z">
            <w:r w:rsidRPr="002626A2" w:rsidDel="002626A2">
              <w:rPr>
                <w:rFonts w:ascii="Times New Roman" w:hAnsi="Times New Roman" w:cs="Times New Roman"/>
                <w:noProof/>
                <w:lang w:val="sr-Cyrl-BA"/>
                <w:rPrChange w:id="218" w:author="Nikola Karpic" w:date="2024-03-25T08:19:00Z">
                  <w:rPr>
                    <w:rStyle w:val="Hyperlink"/>
                    <w:rFonts w:ascii="Times New Roman" w:hAnsi="Times New Roman" w:cs="Times New Roman"/>
                    <w:lang w:val="sr-Cyrl-BA"/>
                  </w:rPr>
                </w:rPrChange>
              </w:rPr>
              <w:delText>4.8.</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rFonts w:ascii="Times New Roman" w:hAnsi="Times New Roman" w:cs="Times New Roman"/>
                <w:noProof/>
                <w:lang w:val="sr-Cyrl-BA"/>
                <w:rPrChange w:id="219" w:author="Nikola Karpic" w:date="2024-03-25T08:19:00Z">
                  <w:rPr>
                    <w:rStyle w:val="Hyperlink"/>
                    <w:rFonts w:ascii="Times New Roman" w:hAnsi="Times New Roman" w:cs="Times New Roman"/>
                    <w:lang w:val="sr-Cyrl-BA"/>
                  </w:rPr>
                </w:rPrChange>
              </w:rPr>
              <w:delText>LightGBM Classifier</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33</w:delText>
            </w:r>
          </w:del>
        </w:p>
        <w:p w14:paraId="4E236AE4" w14:textId="0E1917D7" w:rsidR="00FB707A" w:rsidRPr="00BE13A5" w:rsidDel="002626A2" w:rsidRDefault="00FB707A">
          <w:pPr>
            <w:pStyle w:val="TOC2"/>
            <w:tabs>
              <w:tab w:val="left" w:pos="880"/>
              <w:tab w:val="right" w:leader="dot" w:pos="9350"/>
            </w:tabs>
            <w:rPr>
              <w:del w:id="220" w:author="Nikola Karpic" w:date="2024-03-25T08:19:00Z"/>
              <w:rFonts w:ascii="Times New Roman" w:eastAsiaTheme="minorEastAsia" w:hAnsi="Times New Roman" w:cs="Times New Roman"/>
              <w:noProof/>
              <w:kern w:val="2"/>
              <w:lang w:val="sr-Cyrl-BA"/>
              <w14:ligatures w14:val="standardContextual"/>
            </w:rPr>
          </w:pPr>
          <w:del w:id="221" w:author="Nikola Karpic" w:date="2024-03-25T08:19:00Z">
            <w:r w:rsidRPr="002626A2" w:rsidDel="002626A2">
              <w:rPr>
                <w:rFonts w:ascii="Times New Roman" w:hAnsi="Times New Roman" w:cs="Times New Roman"/>
                <w:noProof/>
                <w:lang w:val="sr-Cyrl-BA"/>
                <w:rPrChange w:id="222" w:author="Nikola Karpic" w:date="2024-03-25T08:19:00Z">
                  <w:rPr>
                    <w:rStyle w:val="Hyperlink"/>
                    <w:rFonts w:ascii="Times New Roman" w:hAnsi="Times New Roman" w:cs="Times New Roman"/>
                    <w:lang w:val="sr-Cyrl-BA"/>
                  </w:rPr>
                </w:rPrChange>
              </w:rPr>
              <w:delText>4.9.</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rFonts w:ascii="Times New Roman" w:hAnsi="Times New Roman" w:cs="Times New Roman"/>
                <w:noProof/>
                <w:lang w:val="sr-Cyrl-BA"/>
                <w:rPrChange w:id="223" w:author="Nikola Karpic" w:date="2024-03-25T08:19:00Z">
                  <w:rPr>
                    <w:rStyle w:val="Hyperlink"/>
                    <w:rFonts w:ascii="Times New Roman" w:hAnsi="Times New Roman" w:cs="Times New Roman"/>
                    <w:lang w:val="sr-Cyrl-BA"/>
                  </w:rPr>
                </w:rPrChange>
              </w:rPr>
              <w:delText>K Nearest Neighbors Regressor</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33</w:delText>
            </w:r>
          </w:del>
        </w:p>
        <w:p w14:paraId="3FC89BB9" w14:textId="0FFB70F3" w:rsidR="00FB707A" w:rsidRPr="00BE13A5" w:rsidDel="002626A2" w:rsidRDefault="00FB707A">
          <w:pPr>
            <w:pStyle w:val="TOC2"/>
            <w:tabs>
              <w:tab w:val="left" w:pos="1100"/>
              <w:tab w:val="right" w:leader="dot" w:pos="9350"/>
            </w:tabs>
            <w:rPr>
              <w:del w:id="224" w:author="Nikola Karpic" w:date="2024-03-25T08:19:00Z"/>
              <w:rFonts w:ascii="Times New Roman" w:eastAsiaTheme="minorEastAsia" w:hAnsi="Times New Roman" w:cs="Times New Roman"/>
              <w:noProof/>
              <w:kern w:val="2"/>
              <w:lang w:val="sr-Cyrl-BA"/>
              <w14:ligatures w14:val="standardContextual"/>
            </w:rPr>
          </w:pPr>
          <w:del w:id="225" w:author="Nikola Karpic" w:date="2024-03-25T08:19:00Z">
            <w:r w:rsidRPr="002626A2" w:rsidDel="002626A2">
              <w:rPr>
                <w:rFonts w:ascii="Times New Roman" w:hAnsi="Times New Roman" w:cs="Times New Roman"/>
                <w:noProof/>
                <w:lang w:val="sr-Cyrl-BA"/>
                <w:rPrChange w:id="226" w:author="Nikola Karpic" w:date="2024-03-25T08:19:00Z">
                  <w:rPr>
                    <w:rStyle w:val="Hyperlink"/>
                    <w:rFonts w:ascii="Times New Roman" w:hAnsi="Times New Roman" w:cs="Times New Roman"/>
                    <w:lang w:val="sr-Cyrl-BA"/>
                  </w:rPr>
                </w:rPrChange>
              </w:rPr>
              <w:delText>4.10.</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rFonts w:ascii="Times New Roman" w:hAnsi="Times New Roman" w:cs="Times New Roman"/>
                <w:noProof/>
                <w:lang w:val="sr-Cyrl-BA"/>
                <w:rPrChange w:id="227" w:author="Nikola Karpic" w:date="2024-03-25T08:19:00Z">
                  <w:rPr>
                    <w:rStyle w:val="Hyperlink"/>
                    <w:rFonts w:ascii="Times New Roman" w:hAnsi="Times New Roman" w:cs="Times New Roman"/>
                    <w:lang w:val="sr-Cyrl-BA"/>
                  </w:rPr>
                </w:rPrChange>
              </w:rPr>
              <w:delText>LightGBM Regressor</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34</w:delText>
            </w:r>
          </w:del>
        </w:p>
        <w:p w14:paraId="0E0ADB75" w14:textId="788CB707" w:rsidR="00FB707A" w:rsidRPr="00BE13A5" w:rsidDel="002626A2" w:rsidRDefault="00FB707A" w:rsidP="002626A2">
          <w:pPr>
            <w:pStyle w:val="TOC1"/>
            <w:rPr>
              <w:del w:id="228" w:author="Nikola Karpic" w:date="2024-03-25T08:19:00Z"/>
              <w:rFonts w:eastAsiaTheme="minorEastAsia"/>
              <w:noProof/>
              <w:kern w:val="2"/>
              <w:lang w:val="sr-Cyrl-BA"/>
              <w14:ligatures w14:val="standardContextual"/>
            </w:rPr>
          </w:pPr>
          <w:del w:id="229" w:author="Nikola Karpic" w:date="2024-03-25T08:19:00Z">
            <w:r w:rsidRPr="002626A2" w:rsidDel="002626A2">
              <w:rPr>
                <w:noProof/>
                <w:lang w:val="sr-Cyrl-BA"/>
                <w:rPrChange w:id="230" w:author="Nikola Karpic" w:date="2024-03-25T08:19:00Z">
                  <w:rPr>
                    <w:rStyle w:val="Hyperlink"/>
                    <w:rFonts w:ascii="Times New Roman" w:hAnsi="Times New Roman" w:cs="Times New Roman"/>
                    <w:lang w:val="sr-Cyrl-BA"/>
                  </w:rPr>
                </w:rPrChange>
              </w:rPr>
              <w:delText>5.</w:delText>
            </w:r>
            <w:r w:rsidRPr="00BE13A5" w:rsidDel="002626A2">
              <w:rPr>
                <w:rFonts w:eastAsiaTheme="minorEastAsia"/>
                <w:noProof/>
                <w:kern w:val="2"/>
                <w:lang w:val="sr-Cyrl-BA"/>
                <w14:ligatures w14:val="standardContextual"/>
              </w:rPr>
              <w:tab/>
            </w:r>
            <w:r w:rsidRPr="002626A2" w:rsidDel="002626A2">
              <w:rPr>
                <w:noProof/>
                <w:lang w:val="sr-Cyrl-BA"/>
                <w:rPrChange w:id="231" w:author="Nikola Karpic" w:date="2024-03-25T08:19:00Z">
                  <w:rPr>
                    <w:rStyle w:val="Hyperlink"/>
                    <w:rFonts w:ascii="Times New Roman" w:hAnsi="Times New Roman" w:cs="Times New Roman"/>
                    <w:lang w:val="sr-Cyrl-BA"/>
                  </w:rPr>
                </w:rPrChange>
              </w:rPr>
              <w:delText>Практични рад</w:delText>
            </w:r>
            <w:r w:rsidRPr="00BE13A5" w:rsidDel="002626A2">
              <w:rPr>
                <w:noProof/>
                <w:webHidden/>
                <w:lang w:val="sr-Cyrl-BA"/>
              </w:rPr>
              <w:tab/>
            </w:r>
            <w:r w:rsidR="00383965" w:rsidDel="002626A2">
              <w:rPr>
                <w:noProof/>
                <w:webHidden/>
                <w:lang w:val="sr-Cyrl-BA"/>
              </w:rPr>
              <w:delText>35</w:delText>
            </w:r>
          </w:del>
        </w:p>
        <w:p w14:paraId="5191C369" w14:textId="409C3ABA" w:rsidR="00FB707A" w:rsidRPr="00BE13A5" w:rsidDel="002626A2" w:rsidRDefault="00FB707A">
          <w:pPr>
            <w:pStyle w:val="TOC2"/>
            <w:tabs>
              <w:tab w:val="left" w:pos="880"/>
              <w:tab w:val="right" w:leader="dot" w:pos="9350"/>
            </w:tabs>
            <w:rPr>
              <w:del w:id="232" w:author="Nikola Karpic" w:date="2024-03-25T08:19:00Z"/>
              <w:rFonts w:ascii="Times New Roman" w:eastAsiaTheme="minorEastAsia" w:hAnsi="Times New Roman" w:cs="Times New Roman"/>
              <w:noProof/>
              <w:kern w:val="2"/>
              <w:lang w:val="sr-Cyrl-BA"/>
              <w14:ligatures w14:val="standardContextual"/>
            </w:rPr>
          </w:pPr>
          <w:del w:id="233" w:author="Nikola Karpic" w:date="2024-03-25T08:19:00Z">
            <w:r w:rsidRPr="002626A2" w:rsidDel="002626A2">
              <w:rPr>
                <w:rFonts w:ascii="Times New Roman" w:hAnsi="Times New Roman" w:cs="Times New Roman"/>
                <w:noProof/>
                <w:lang w:val="sr-Cyrl-BA"/>
                <w:rPrChange w:id="234" w:author="Nikola Karpic" w:date="2024-03-25T08:19:00Z">
                  <w:rPr>
                    <w:rStyle w:val="Hyperlink"/>
                    <w:rFonts w:ascii="Times New Roman" w:hAnsi="Times New Roman" w:cs="Times New Roman"/>
                    <w:lang w:val="sr-Cyrl-BA"/>
                  </w:rPr>
                </w:rPrChange>
              </w:rPr>
              <w:lastRenderedPageBreak/>
              <w:delText>5.1.</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rFonts w:ascii="Times New Roman" w:hAnsi="Times New Roman" w:cs="Times New Roman"/>
                <w:noProof/>
                <w:lang w:val="sr-Cyrl-BA"/>
                <w:rPrChange w:id="235" w:author="Nikola Karpic" w:date="2024-03-25T08:19:00Z">
                  <w:rPr>
                    <w:rStyle w:val="Hyperlink"/>
                    <w:rFonts w:ascii="Times New Roman" w:hAnsi="Times New Roman" w:cs="Times New Roman"/>
                    <w:lang w:val="sr-Cyrl-BA"/>
                  </w:rPr>
                </w:rPrChange>
              </w:rPr>
              <w:delText>Прикупљање и припрема података</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40</w:delText>
            </w:r>
          </w:del>
        </w:p>
        <w:p w14:paraId="60027DEA" w14:textId="384EF1D2" w:rsidR="00FB707A" w:rsidRPr="00BE13A5" w:rsidDel="002626A2" w:rsidRDefault="00FB707A">
          <w:pPr>
            <w:pStyle w:val="TOC2"/>
            <w:tabs>
              <w:tab w:val="left" w:pos="880"/>
              <w:tab w:val="right" w:leader="dot" w:pos="9350"/>
            </w:tabs>
            <w:rPr>
              <w:del w:id="236" w:author="Nikola Karpic" w:date="2024-03-25T08:19:00Z"/>
              <w:rFonts w:ascii="Times New Roman" w:eastAsiaTheme="minorEastAsia" w:hAnsi="Times New Roman" w:cs="Times New Roman"/>
              <w:noProof/>
              <w:kern w:val="2"/>
              <w:lang w:val="sr-Cyrl-BA"/>
              <w14:ligatures w14:val="standardContextual"/>
            </w:rPr>
          </w:pPr>
          <w:del w:id="237" w:author="Nikola Karpic" w:date="2024-03-25T08:19:00Z">
            <w:r w:rsidRPr="002626A2" w:rsidDel="002626A2">
              <w:rPr>
                <w:rFonts w:ascii="Times New Roman" w:hAnsi="Times New Roman" w:cs="Times New Roman"/>
                <w:noProof/>
                <w:lang w:val="sr-Cyrl-BA"/>
                <w:rPrChange w:id="238" w:author="Nikola Karpic" w:date="2024-03-25T08:19:00Z">
                  <w:rPr>
                    <w:rStyle w:val="Hyperlink"/>
                    <w:rFonts w:ascii="Times New Roman" w:hAnsi="Times New Roman" w:cs="Times New Roman"/>
                    <w:lang w:val="sr-Cyrl-BA"/>
                  </w:rPr>
                </w:rPrChange>
              </w:rPr>
              <w:delText>5.2.</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rFonts w:ascii="Times New Roman" w:hAnsi="Times New Roman" w:cs="Times New Roman"/>
                <w:noProof/>
                <w:lang w:val="sr-Cyrl-BA"/>
                <w:rPrChange w:id="239" w:author="Nikola Karpic" w:date="2024-03-25T08:19:00Z">
                  <w:rPr>
                    <w:rStyle w:val="Hyperlink"/>
                    <w:rFonts w:ascii="Times New Roman" w:hAnsi="Times New Roman" w:cs="Times New Roman"/>
                    <w:lang w:val="sr-Cyrl-BA"/>
                  </w:rPr>
                </w:rPrChange>
              </w:rPr>
              <w:delText>Избор и тренирање модела</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49</w:delText>
            </w:r>
          </w:del>
        </w:p>
        <w:p w14:paraId="5AA573FD" w14:textId="6CA39C43" w:rsidR="00FB707A" w:rsidRPr="00BE13A5" w:rsidDel="002626A2" w:rsidRDefault="00FB707A">
          <w:pPr>
            <w:pStyle w:val="TOC2"/>
            <w:tabs>
              <w:tab w:val="left" w:pos="880"/>
              <w:tab w:val="right" w:leader="dot" w:pos="9350"/>
            </w:tabs>
            <w:rPr>
              <w:del w:id="240" w:author="Nikola Karpic" w:date="2024-03-25T08:19:00Z"/>
              <w:rFonts w:ascii="Times New Roman" w:eastAsiaTheme="minorEastAsia" w:hAnsi="Times New Roman" w:cs="Times New Roman"/>
              <w:noProof/>
              <w:kern w:val="2"/>
              <w:lang w:val="sr-Cyrl-BA"/>
              <w14:ligatures w14:val="standardContextual"/>
            </w:rPr>
          </w:pPr>
          <w:del w:id="241" w:author="Nikola Karpic" w:date="2024-03-25T08:19:00Z">
            <w:r w:rsidRPr="002626A2" w:rsidDel="002626A2">
              <w:rPr>
                <w:rFonts w:ascii="Times New Roman" w:hAnsi="Times New Roman" w:cs="Times New Roman"/>
                <w:noProof/>
                <w:lang w:val="sr-Cyrl-BA"/>
                <w:rPrChange w:id="242" w:author="Nikola Karpic" w:date="2024-03-25T08:19:00Z">
                  <w:rPr>
                    <w:rStyle w:val="Hyperlink"/>
                    <w:rFonts w:ascii="Times New Roman" w:hAnsi="Times New Roman" w:cs="Times New Roman"/>
                    <w:lang w:val="sr-Cyrl-BA"/>
                  </w:rPr>
                </w:rPrChange>
              </w:rPr>
              <w:delText>5.3.</w:delText>
            </w:r>
            <w:r w:rsidRPr="00BE13A5" w:rsidDel="002626A2">
              <w:rPr>
                <w:rFonts w:ascii="Times New Roman" w:eastAsiaTheme="minorEastAsia" w:hAnsi="Times New Roman" w:cs="Times New Roman"/>
                <w:noProof/>
                <w:kern w:val="2"/>
                <w:lang w:val="sr-Cyrl-BA"/>
                <w14:ligatures w14:val="standardContextual"/>
              </w:rPr>
              <w:tab/>
            </w:r>
            <w:r w:rsidRPr="002626A2" w:rsidDel="002626A2">
              <w:rPr>
                <w:rFonts w:ascii="Times New Roman" w:hAnsi="Times New Roman" w:cs="Times New Roman"/>
                <w:noProof/>
                <w:lang w:val="sr-Cyrl-BA"/>
                <w:rPrChange w:id="243" w:author="Nikola Karpic" w:date="2024-03-25T08:19:00Z">
                  <w:rPr>
                    <w:rStyle w:val="Hyperlink"/>
                    <w:rFonts w:ascii="Times New Roman" w:hAnsi="Times New Roman" w:cs="Times New Roman"/>
                    <w:lang w:val="sr-Cyrl-BA"/>
                  </w:rPr>
                </w:rPrChange>
              </w:rPr>
              <w:delText>Оцјењивање модела и резултати</w:delText>
            </w:r>
            <w:r w:rsidRPr="00BE13A5" w:rsidDel="002626A2">
              <w:rPr>
                <w:rFonts w:ascii="Times New Roman" w:hAnsi="Times New Roman" w:cs="Times New Roman"/>
                <w:noProof/>
                <w:webHidden/>
                <w:lang w:val="sr-Cyrl-BA"/>
              </w:rPr>
              <w:tab/>
            </w:r>
            <w:r w:rsidR="00383965" w:rsidDel="002626A2">
              <w:rPr>
                <w:rFonts w:ascii="Times New Roman" w:hAnsi="Times New Roman" w:cs="Times New Roman"/>
                <w:noProof/>
                <w:webHidden/>
                <w:lang w:val="sr-Cyrl-BA"/>
              </w:rPr>
              <w:delText>50</w:delText>
            </w:r>
          </w:del>
        </w:p>
        <w:p w14:paraId="185FA607" w14:textId="66018112" w:rsidR="00FB707A" w:rsidRPr="00BE13A5" w:rsidDel="002626A2" w:rsidRDefault="00FB707A" w:rsidP="002626A2">
          <w:pPr>
            <w:pStyle w:val="TOC1"/>
            <w:rPr>
              <w:del w:id="244" w:author="Nikola Karpic" w:date="2024-03-25T08:19:00Z"/>
              <w:rFonts w:eastAsiaTheme="minorEastAsia"/>
              <w:noProof/>
              <w:kern w:val="2"/>
              <w:lang w:val="sr-Cyrl-BA"/>
              <w14:ligatures w14:val="standardContextual"/>
            </w:rPr>
          </w:pPr>
          <w:del w:id="245" w:author="Nikola Karpic" w:date="2024-03-25T08:19:00Z">
            <w:r w:rsidRPr="002626A2" w:rsidDel="002626A2">
              <w:rPr>
                <w:noProof/>
                <w:lang w:val="sr-Cyrl-BA"/>
                <w:rPrChange w:id="246" w:author="Nikola Karpic" w:date="2024-03-25T08:19:00Z">
                  <w:rPr>
                    <w:rStyle w:val="Hyperlink"/>
                    <w:rFonts w:ascii="Times New Roman" w:hAnsi="Times New Roman" w:cs="Times New Roman"/>
                    <w:lang w:val="sr-Cyrl-BA"/>
                  </w:rPr>
                </w:rPrChange>
              </w:rPr>
              <w:delText>6.</w:delText>
            </w:r>
            <w:r w:rsidRPr="00BE13A5" w:rsidDel="002626A2">
              <w:rPr>
                <w:rFonts w:eastAsiaTheme="minorEastAsia"/>
                <w:noProof/>
                <w:kern w:val="2"/>
                <w:lang w:val="sr-Cyrl-BA"/>
                <w14:ligatures w14:val="standardContextual"/>
              </w:rPr>
              <w:tab/>
            </w:r>
            <w:r w:rsidRPr="002626A2" w:rsidDel="002626A2">
              <w:rPr>
                <w:noProof/>
                <w:lang w:val="sr-Cyrl-BA"/>
                <w:rPrChange w:id="247" w:author="Nikola Karpic" w:date="2024-03-25T08:19:00Z">
                  <w:rPr>
                    <w:rStyle w:val="Hyperlink"/>
                    <w:rFonts w:ascii="Times New Roman" w:hAnsi="Times New Roman" w:cs="Times New Roman"/>
                    <w:lang w:val="sr-Cyrl-BA"/>
                  </w:rPr>
                </w:rPrChange>
              </w:rPr>
              <w:delText>Закључак</w:delText>
            </w:r>
            <w:r w:rsidRPr="00BE13A5" w:rsidDel="002626A2">
              <w:rPr>
                <w:noProof/>
                <w:webHidden/>
                <w:lang w:val="sr-Cyrl-BA"/>
              </w:rPr>
              <w:tab/>
            </w:r>
            <w:r w:rsidR="00383965" w:rsidDel="002626A2">
              <w:rPr>
                <w:noProof/>
                <w:webHidden/>
                <w:lang w:val="sr-Cyrl-BA"/>
              </w:rPr>
              <w:delText>55</w:delText>
            </w:r>
          </w:del>
        </w:p>
        <w:p w14:paraId="28710A59" w14:textId="20B2A0C4" w:rsidR="00FB707A" w:rsidRPr="00BE13A5" w:rsidDel="002626A2" w:rsidRDefault="00FB707A" w:rsidP="002626A2">
          <w:pPr>
            <w:pStyle w:val="TOC1"/>
            <w:rPr>
              <w:del w:id="248" w:author="Nikola Karpic" w:date="2024-03-25T08:19:00Z"/>
              <w:rFonts w:eastAsiaTheme="minorEastAsia"/>
              <w:noProof/>
              <w:kern w:val="2"/>
              <w:lang w:val="sr-Cyrl-BA"/>
              <w14:ligatures w14:val="standardContextual"/>
            </w:rPr>
          </w:pPr>
          <w:del w:id="249" w:author="Nikola Karpic" w:date="2024-03-25T08:19:00Z">
            <w:r w:rsidRPr="002626A2" w:rsidDel="002626A2">
              <w:rPr>
                <w:noProof/>
                <w:lang w:val="sr-Cyrl-BA"/>
                <w:rPrChange w:id="250" w:author="Nikola Karpic" w:date="2024-03-25T08:19:00Z">
                  <w:rPr>
                    <w:rStyle w:val="Hyperlink"/>
                    <w:rFonts w:ascii="Times New Roman" w:hAnsi="Times New Roman" w:cs="Times New Roman"/>
                    <w:lang w:val="sr-Cyrl-BA"/>
                  </w:rPr>
                </w:rPrChange>
              </w:rPr>
              <w:delText>Литература</w:delText>
            </w:r>
            <w:r w:rsidRPr="00BE13A5" w:rsidDel="002626A2">
              <w:rPr>
                <w:noProof/>
                <w:webHidden/>
                <w:lang w:val="sr-Cyrl-BA"/>
              </w:rPr>
              <w:tab/>
            </w:r>
            <w:r w:rsidR="00383965" w:rsidDel="002626A2">
              <w:rPr>
                <w:noProof/>
                <w:webHidden/>
                <w:lang w:val="sr-Cyrl-BA"/>
              </w:rPr>
              <w:delText>56</w:delText>
            </w:r>
          </w:del>
        </w:p>
        <w:p w14:paraId="7715B54E" w14:textId="1630F48F" w:rsidR="00DF7825" w:rsidRPr="00BE13A5" w:rsidRDefault="00C509AB">
          <w:pPr>
            <w:rPr>
              <w:rFonts w:ascii="Times New Roman" w:hAnsi="Times New Roman" w:cs="Times New Roman"/>
              <w:lang w:val="sr-Cyrl-BA"/>
            </w:rPr>
          </w:pPr>
          <w:r w:rsidRPr="00BE13A5">
            <w:rPr>
              <w:rFonts w:ascii="Times New Roman" w:hAnsi="Times New Roman" w:cs="Times New Roman"/>
              <w:b/>
              <w:bCs/>
              <w:lang w:val="sr-Cyrl-BA"/>
            </w:rPr>
            <w:fldChar w:fldCharType="end"/>
          </w:r>
        </w:p>
      </w:sdtContent>
    </w:sdt>
    <w:p w14:paraId="16D96EFE" w14:textId="77777777" w:rsidR="00DF7825" w:rsidRPr="00BE13A5" w:rsidRDefault="00DF7825">
      <w:pPr>
        <w:spacing w:line="240" w:lineRule="auto"/>
        <w:rPr>
          <w:rFonts w:ascii="Times New Roman" w:hAnsi="Times New Roman" w:cs="Times New Roman"/>
          <w:b/>
          <w:bCs/>
          <w:lang w:val="sr-Cyrl-BA"/>
        </w:rPr>
      </w:pPr>
    </w:p>
    <w:p w14:paraId="2E83D147" w14:textId="77777777" w:rsidR="00DF7825" w:rsidRPr="00BE13A5" w:rsidRDefault="00DF7825">
      <w:pPr>
        <w:spacing w:line="240" w:lineRule="auto"/>
        <w:rPr>
          <w:rFonts w:ascii="Times New Roman" w:hAnsi="Times New Roman" w:cs="Times New Roman"/>
          <w:b/>
          <w:bCs/>
          <w:lang w:val="sr-Cyrl-BA"/>
        </w:rPr>
      </w:pPr>
    </w:p>
    <w:p w14:paraId="120063D1" w14:textId="77777777" w:rsidR="00DF7825" w:rsidRPr="00BE13A5" w:rsidRDefault="00DF7825">
      <w:pPr>
        <w:spacing w:line="240" w:lineRule="auto"/>
        <w:rPr>
          <w:rFonts w:ascii="Times New Roman" w:hAnsi="Times New Roman" w:cs="Times New Roman"/>
          <w:b/>
          <w:bCs/>
          <w:lang w:val="sr-Cyrl-BA"/>
        </w:rPr>
      </w:pPr>
    </w:p>
    <w:p w14:paraId="3402064B" w14:textId="77777777" w:rsidR="00DF7825" w:rsidRPr="00BE13A5" w:rsidRDefault="00DF7825">
      <w:pPr>
        <w:spacing w:line="240" w:lineRule="auto"/>
        <w:rPr>
          <w:rFonts w:ascii="Times New Roman" w:hAnsi="Times New Roman" w:cs="Times New Roman"/>
          <w:b/>
          <w:bCs/>
          <w:lang w:val="sr-Cyrl-BA"/>
        </w:rPr>
      </w:pPr>
    </w:p>
    <w:p w14:paraId="4CB83C05" w14:textId="77777777" w:rsidR="00DF7825" w:rsidRPr="00BE13A5" w:rsidRDefault="00DF7825">
      <w:pPr>
        <w:spacing w:line="240" w:lineRule="auto"/>
        <w:rPr>
          <w:rFonts w:ascii="Times New Roman" w:hAnsi="Times New Roman" w:cs="Times New Roman"/>
          <w:b/>
          <w:bCs/>
          <w:lang w:val="sr-Cyrl-BA"/>
        </w:rPr>
      </w:pPr>
    </w:p>
    <w:p w14:paraId="52E35E50" w14:textId="77777777" w:rsidR="00DF7825" w:rsidRPr="00BE13A5" w:rsidRDefault="00DF7825">
      <w:pPr>
        <w:spacing w:line="240" w:lineRule="auto"/>
        <w:rPr>
          <w:rFonts w:ascii="Times New Roman" w:hAnsi="Times New Roman" w:cs="Times New Roman"/>
          <w:b/>
          <w:bCs/>
          <w:lang w:val="sr-Cyrl-BA"/>
        </w:rPr>
      </w:pPr>
    </w:p>
    <w:p w14:paraId="77A5FC60" w14:textId="77777777" w:rsidR="00DF7825" w:rsidRPr="00BE13A5" w:rsidRDefault="00DF7825">
      <w:pPr>
        <w:spacing w:line="240" w:lineRule="auto"/>
        <w:rPr>
          <w:rFonts w:ascii="Times New Roman" w:hAnsi="Times New Roman" w:cs="Times New Roman"/>
          <w:b/>
          <w:bCs/>
          <w:lang w:val="sr-Cyrl-BA"/>
        </w:rPr>
      </w:pPr>
    </w:p>
    <w:p w14:paraId="35CFDC7F" w14:textId="77777777" w:rsidR="00DF7825" w:rsidRPr="00BE13A5" w:rsidRDefault="00DF7825">
      <w:pPr>
        <w:spacing w:line="240" w:lineRule="auto"/>
        <w:rPr>
          <w:rFonts w:ascii="Times New Roman" w:hAnsi="Times New Roman" w:cs="Times New Roman"/>
          <w:b/>
          <w:bCs/>
          <w:lang w:val="sr-Cyrl-BA"/>
        </w:rPr>
      </w:pPr>
    </w:p>
    <w:p w14:paraId="024AC417" w14:textId="77777777" w:rsidR="00DF7825" w:rsidRPr="00BE13A5" w:rsidRDefault="00DF7825">
      <w:pPr>
        <w:spacing w:line="240" w:lineRule="auto"/>
        <w:rPr>
          <w:rFonts w:ascii="Times New Roman" w:hAnsi="Times New Roman" w:cs="Times New Roman"/>
          <w:b/>
          <w:bCs/>
          <w:lang w:val="sr-Cyrl-BA"/>
        </w:rPr>
      </w:pPr>
    </w:p>
    <w:p w14:paraId="09515291" w14:textId="77777777" w:rsidR="00DF7825" w:rsidRPr="00BE13A5" w:rsidRDefault="00DF7825">
      <w:pPr>
        <w:spacing w:line="240" w:lineRule="auto"/>
        <w:rPr>
          <w:rFonts w:ascii="Times New Roman" w:hAnsi="Times New Roman" w:cs="Times New Roman"/>
          <w:b/>
          <w:bCs/>
          <w:lang w:val="sr-Cyrl-BA"/>
        </w:rPr>
      </w:pPr>
    </w:p>
    <w:p w14:paraId="0FD93E9A" w14:textId="77777777" w:rsidR="00DF7825" w:rsidRPr="00A5730F" w:rsidRDefault="00DF7825">
      <w:pPr>
        <w:spacing w:line="240" w:lineRule="auto"/>
        <w:rPr>
          <w:rFonts w:ascii="Times New Roman" w:hAnsi="Times New Roman" w:cs="Times New Roman"/>
          <w:lang w:val="sr-Cyrl-BA"/>
        </w:rPr>
        <w:sectPr w:rsidR="00DF7825" w:rsidRPr="00A5730F" w:rsidSect="002D4F9E">
          <w:headerReference w:type="default" r:id="rId8"/>
          <w:footerReference w:type="default" r:id="rId9"/>
          <w:pgSz w:w="12240" w:h="15840"/>
          <w:pgMar w:top="1440" w:right="1440" w:bottom="1440" w:left="1440" w:header="720" w:footer="720" w:gutter="0"/>
          <w:pgNumType w:start="1"/>
          <w:cols w:space="720"/>
        </w:sectPr>
      </w:pPr>
    </w:p>
    <w:p w14:paraId="1C434DB7" w14:textId="77777777" w:rsidR="00DF7825" w:rsidRPr="00A5730F" w:rsidRDefault="00C509AB" w:rsidP="00532390">
      <w:pPr>
        <w:pStyle w:val="Heading1"/>
        <w:numPr>
          <w:ilvl w:val="0"/>
          <w:numId w:val="1"/>
        </w:numPr>
        <w:tabs>
          <w:tab w:val="left" w:pos="6663"/>
        </w:tabs>
        <w:spacing w:line="240" w:lineRule="auto"/>
        <w:rPr>
          <w:rFonts w:cs="Times New Roman"/>
          <w:lang w:val="sr-Cyrl-BA"/>
        </w:rPr>
      </w:pPr>
      <w:bookmarkStart w:id="251" w:name="_Toc162247160"/>
      <w:r w:rsidRPr="00A5730F">
        <w:rPr>
          <w:rFonts w:cs="Times New Roman"/>
          <w:lang w:val="sr-Cyrl-BA"/>
        </w:rPr>
        <w:lastRenderedPageBreak/>
        <w:t>Увод</w:t>
      </w:r>
      <w:bookmarkEnd w:id="251"/>
    </w:p>
    <w:p w14:paraId="5D091D6A" w14:textId="2F808612" w:rsidR="00DF7825" w:rsidRPr="00BE13A5" w:rsidRDefault="00C509AB">
      <w:pPr>
        <w:pStyle w:val="NoSpacing"/>
        <w:rPr>
          <w:rFonts w:cs="Times New Roman"/>
          <w:lang w:val="sr-Cyrl-BA"/>
        </w:rPr>
      </w:pPr>
      <w:r w:rsidRPr="00A5730F">
        <w:rPr>
          <w:rFonts w:cs="Times New Roman"/>
          <w:lang w:val="sr-Cyrl-BA"/>
        </w:rPr>
        <w:t xml:space="preserve">У данашње вријеме се суочавамо са феноменом све веће производње дигиталних података у разним форматима. Количина података се експоненцијално повећава и ти подаци су огроман ресурс који </w:t>
      </w:r>
      <w:r w:rsidR="00F348D8" w:rsidRPr="00A5730F">
        <w:rPr>
          <w:rFonts w:cs="Times New Roman"/>
          <w:lang w:val="sr-Cyrl-BA"/>
        </w:rPr>
        <w:t xml:space="preserve">често </w:t>
      </w:r>
      <w:r w:rsidRPr="00A5730F">
        <w:rPr>
          <w:rFonts w:cs="Times New Roman"/>
          <w:lang w:val="sr-Cyrl-BA"/>
        </w:rPr>
        <w:t>остаје неискориштен. Због наглог повећања количине података, појавили су се могућност и потреба за обрадом тих података. Како је велики проценат тих података неструктурисан и некласификован, појавила се потреба и за креирањем ефикасних алгоритама и процеса за разврставање, именовање и анализу тих података. Једна од најзаступљенијих области вјештачке интелигенције</w:t>
      </w:r>
      <w:r w:rsidRPr="00BE13A5">
        <w:rPr>
          <w:rFonts w:cs="Times New Roman"/>
          <w:lang w:val="sr-Cyrl-BA"/>
        </w:rPr>
        <w:t xml:space="preserve"> (</w:t>
      </w:r>
      <w:r w:rsidR="00D806BC" w:rsidRPr="00BE13A5">
        <w:rPr>
          <w:rFonts w:cs="Times New Roman"/>
          <w:i/>
          <w:iCs/>
          <w:lang w:val="sr-Cyrl-BA"/>
        </w:rPr>
        <w:t>енг.</w:t>
      </w:r>
      <w:r w:rsidR="00D806BC" w:rsidRPr="00A5730F">
        <w:rPr>
          <w:rFonts w:cs="Times New Roman"/>
          <w:lang w:val="sr-Cyrl-BA"/>
        </w:rPr>
        <w:t xml:space="preserve"> </w:t>
      </w:r>
      <w:r w:rsidR="00D05BB2" w:rsidRPr="00BE13A5">
        <w:rPr>
          <w:rFonts w:cs="Times New Roman"/>
          <w:i/>
          <w:iCs/>
          <w:lang w:val="sr-Cyrl-BA"/>
        </w:rPr>
        <w:t>Artificial Intelligence</w:t>
      </w:r>
      <w:r w:rsidRPr="00BE13A5">
        <w:rPr>
          <w:rFonts w:cs="Times New Roman"/>
          <w:lang w:val="sr-Cyrl-BA"/>
        </w:rPr>
        <w:t>)</w:t>
      </w:r>
      <w:r w:rsidRPr="00A5730F">
        <w:rPr>
          <w:rFonts w:cs="Times New Roman"/>
          <w:lang w:val="sr-Cyrl-BA"/>
        </w:rPr>
        <w:t xml:space="preserve"> која се бави разврставањем, именовањем и анализом података је машинско учење (</w:t>
      </w:r>
      <w:r w:rsidR="00D806BC" w:rsidRPr="00BE13A5">
        <w:rPr>
          <w:rFonts w:cs="Times New Roman"/>
          <w:i/>
          <w:iCs/>
          <w:lang w:val="sr-Cyrl-BA"/>
        </w:rPr>
        <w:t>енг.</w:t>
      </w:r>
      <w:r w:rsidR="00D806BC" w:rsidRPr="00A5730F">
        <w:rPr>
          <w:rFonts w:cs="Times New Roman"/>
          <w:lang w:val="sr-Cyrl-BA"/>
        </w:rPr>
        <w:t xml:space="preserve"> </w:t>
      </w:r>
      <w:r w:rsidR="00D05BB2" w:rsidRPr="00BE13A5">
        <w:rPr>
          <w:rFonts w:cs="Times New Roman"/>
          <w:i/>
          <w:iCs/>
          <w:lang w:val="sr-Cyrl-BA"/>
        </w:rPr>
        <w:t>Machine</w:t>
      </w:r>
      <w:r w:rsidR="00D05BB2" w:rsidRPr="00A5730F">
        <w:rPr>
          <w:rFonts w:cs="Times New Roman"/>
          <w:i/>
          <w:iCs/>
          <w:lang w:val="sr-Cyrl-BA"/>
        </w:rPr>
        <w:t xml:space="preserve"> </w:t>
      </w:r>
      <w:r w:rsidR="00D05BB2" w:rsidRPr="00BE13A5">
        <w:rPr>
          <w:rFonts w:cs="Times New Roman"/>
          <w:i/>
          <w:iCs/>
          <w:lang w:val="sr-Cyrl-BA"/>
        </w:rPr>
        <w:t>L</w:t>
      </w:r>
      <w:r w:rsidRPr="00BE13A5">
        <w:rPr>
          <w:rFonts w:cs="Times New Roman"/>
          <w:i/>
          <w:iCs/>
          <w:lang w:val="sr-Cyrl-BA"/>
        </w:rPr>
        <w:t>earning</w:t>
      </w:r>
      <w:r w:rsidRPr="00A5730F">
        <w:rPr>
          <w:rFonts w:cs="Times New Roman"/>
          <w:lang w:val="sr-Cyrl-BA"/>
        </w:rPr>
        <w:t>).</w:t>
      </w:r>
    </w:p>
    <w:p w14:paraId="41BA48FB" w14:textId="7A2877B3" w:rsidR="00DF7825" w:rsidRPr="00A5730F" w:rsidRDefault="00C509AB" w:rsidP="00BE13A5">
      <w:pPr>
        <w:pStyle w:val="NoSpacing"/>
        <w:spacing w:after="240"/>
        <w:rPr>
          <w:rFonts w:cs="Times New Roman"/>
          <w:lang w:val="sr-Cyrl-BA"/>
        </w:rPr>
      </w:pPr>
      <w:r w:rsidRPr="00A5730F">
        <w:rPr>
          <w:rFonts w:cs="Times New Roman"/>
          <w:lang w:val="sr-Cyrl-BA"/>
        </w:rPr>
        <w:t xml:space="preserve">Велике компаније као што су </w:t>
      </w:r>
      <w:r w:rsidRPr="00BE13A5">
        <w:rPr>
          <w:rFonts w:cs="Times New Roman"/>
          <w:lang w:val="sr-Cyrl-BA"/>
        </w:rPr>
        <w:t>Google</w:t>
      </w:r>
      <w:r w:rsidRPr="00A5730F">
        <w:rPr>
          <w:rStyle w:val="FootnoteReference"/>
          <w:rFonts w:cs="Times New Roman"/>
          <w:lang w:val="sr-Cyrl-BA"/>
        </w:rPr>
        <w:footnoteReference w:id="1"/>
      </w:r>
      <w:r w:rsidRPr="00A5730F">
        <w:rPr>
          <w:rFonts w:cs="Times New Roman"/>
          <w:lang w:val="sr-Cyrl-BA"/>
        </w:rPr>
        <w:t xml:space="preserve">, </w:t>
      </w:r>
      <w:r w:rsidRPr="00BE13A5">
        <w:rPr>
          <w:rFonts w:cs="Times New Roman"/>
          <w:lang w:val="sr-Cyrl-BA"/>
        </w:rPr>
        <w:t>Microsoft</w:t>
      </w:r>
      <w:r w:rsidRPr="00A5730F">
        <w:rPr>
          <w:rStyle w:val="FootnoteReference"/>
          <w:rFonts w:cs="Times New Roman"/>
          <w:lang w:val="sr-Cyrl-BA"/>
        </w:rPr>
        <w:footnoteReference w:id="2"/>
      </w:r>
      <w:r w:rsidRPr="00A5730F">
        <w:rPr>
          <w:rFonts w:cs="Times New Roman"/>
          <w:lang w:val="sr-Cyrl-BA"/>
        </w:rPr>
        <w:t xml:space="preserve">, </w:t>
      </w:r>
      <w:r w:rsidRPr="00BE13A5">
        <w:rPr>
          <w:rFonts w:cs="Times New Roman"/>
          <w:lang w:val="sr-Cyrl-BA"/>
        </w:rPr>
        <w:t>Facebook</w:t>
      </w:r>
      <w:r w:rsidRPr="00A5730F">
        <w:rPr>
          <w:rStyle w:val="FootnoteReference"/>
          <w:rFonts w:cs="Times New Roman"/>
          <w:lang w:val="sr-Cyrl-BA"/>
        </w:rPr>
        <w:footnoteReference w:id="3"/>
      </w:r>
      <w:r w:rsidRPr="00A5730F">
        <w:rPr>
          <w:rFonts w:cs="Times New Roman"/>
          <w:lang w:val="sr-Cyrl-BA"/>
        </w:rPr>
        <w:t xml:space="preserve"> </w:t>
      </w:r>
      <w:r w:rsidRPr="00BE13A5">
        <w:rPr>
          <w:rFonts w:cs="Times New Roman"/>
          <w:lang w:val="sr-Cyrl-BA"/>
        </w:rPr>
        <w:t>Amazon</w:t>
      </w:r>
      <w:r w:rsidRPr="00BE13A5">
        <w:rPr>
          <w:rStyle w:val="FootnoteReference"/>
          <w:rFonts w:cs="Times New Roman"/>
          <w:lang w:val="sr-Cyrl-BA"/>
        </w:rPr>
        <w:footnoteReference w:id="4"/>
      </w:r>
      <w:r w:rsidR="00D806BC" w:rsidRPr="00A5730F">
        <w:rPr>
          <w:rFonts w:cs="Times New Roman"/>
          <w:lang w:val="sr-Cyrl-BA"/>
        </w:rPr>
        <w:t xml:space="preserve"> и</w:t>
      </w:r>
      <w:r w:rsidRPr="00A5730F">
        <w:rPr>
          <w:rFonts w:cs="Times New Roman"/>
          <w:lang w:val="sr-Cyrl-BA"/>
        </w:rPr>
        <w:t xml:space="preserve"> </w:t>
      </w:r>
      <w:r w:rsidR="00D806BC" w:rsidRPr="00BE13A5">
        <w:rPr>
          <w:rFonts w:cs="Times New Roman"/>
          <w:lang w:val="sr-Cyrl-BA"/>
        </w:rPr>
        <w:t>OpenAI</w:t>
      </w:r>
      <w:r w:rsidR="00D806BC" w:rsidRPr="00BE13A5">
        <w:rPr>
          <w:rStyle w:val="FootnoteReference"/>
          <w:rFonts w:cs="Times New Roman"/>
          <w:lang w:val="sr-Cyrl-BA"/>
        </w:rPr>
        <w:footnoteReference w:id="5"/>
      </w:r>
      <w:r w:rsidR="00D806BC" w:rsidRPr="00BE13A5">
        <w:rPr>
          <w:rFonts w:cs="Times New Roman"/>
          <w:lang w:val="sr-Cyrl-BA"/>
        </w:rPr>
        <w:t xml:space="preserve"> </w:t>
      </w:r>
      <w:r w:rsidRPr="00A5730F">
        <w:rPr>
          <w:rFonts w:cs="Times New Roman"/>
          <w:lang w:val="sr-Cyrl-BA"/>
        </w:rPr>
        <w:t>су почеле да улажу огромне напоре и средства у своје могућности чувања</w:t>
      </w:r>
      <w:r w:rsidR="00C877D6" w:rsidRPr="00A5730F">
        <w:rPr>
          <w:rFonts w:cs="Times New Roman"/>
          <w:lang w:val="sr-Cyrl-BA"/>
        </w:rPr>
        <w:t xml:space="preserve"> и </w:t>
      </w:r>
      <w:r w:rsidRPr="00A5730F">
        <w:rPr>
          <w:rFonts w:cs="Times New Roman"/>
          <w:lang w:val="sr-Cyrl-BA"/>
        </w:rPr>
        <w:t xml:space="preserve">обраде великих количина несређених података како би остале релевантне и оствариле тржишну предност у данашњем брзорастућем и брзомијењајућем дигиталном пространству. Велика количина средстава која се улажу у ову област је довела до </w:t>
      </w:r>
      <w:r w:rsidR="00BC5174" w:rsidRPr="00A5730F">
        <w:rPr>
          <w:rFonts w:cs="Times New Roman"/>
          <w:lang w:val="sr-Cyrl-BA"/>
        </w:rPr>
        <w:t>„</w:t>
      </w:r>
      <w:r w:rsidRPr="00A5730F">
        <w:rPr>
          <w:rFonts w:cs="Times New Roman"/>
          <w:lang w:val="sr-Cyrl-BA"/>
        </w:rPr>
        <w:t>експлозије</w:t>
      </w:r>
      <w:r w:rsidR="00BC5174" w:rsidRPr="00A5730F">
        <w:rPr>
          <w:rFonts w:cs="Times New Roman"/>
          <w:lang w:val="sr-Cyrl-BA"/>
        </w:rPr>
        <w:t>“</w:t>
      </w:r>
      <w:r w:rsidRPr="00A5730F">
        <w:rPr>
          <w:rFonts w:cs="Times New Roman"/>
          <w:lang w:val="sr-Cyrl-BA"/>
        </w:rPr>
        <w:t xml:space="preserve"> научних радова на тему машинског учења у посљедњих 15 година (слика 1.1).</w:t>
      </w:r>
    </w:p>
    <w:p w14:paraId="5BCA79BF" w14:textId="69013A9C" w:rsidR="00106EBC" w:rsidRPr="00A5730F" w:rsidRDefault="00106EBC" w:rsidP="00BE13A5">
      <w:pPr>
        <w:pStyle w:val="NoSpacing"/>
        <w:ind w:firstLine="0"/>
        <w:jc w:val="center"/>
        <w:rPr>
          <w:rFonts w:cs="Times New Roman"/>
          <w:lang w:val="sr-Cyrl-BA"/>
        </w:rPr>
      </w:pPr>
      <w:r w:rsidRPr="00BE13A5">
        <w:rPr>
          <w:rFonts w:cs="Times New Roman"/>
          <w:noProof/>
          <w:lang w:val="sr-Cyrl-BA"/>
        </w:rPr>
        <w:drawing>
          <wp:inline distT="0" distB="0" distL="0" distR="0" wp14:anchorId="6F32727F" wp14:editId="30217B58">
            <wp:extent cx="4600575" cy="2169273"/>
            <wp:effectExtent l="19050" t="19050" r="9525" b="21590"/>
            <wp:docPr id="1233021568" name="Picture 123302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0495" cy="2225818"/>
                    </a:xfrm>
                    <a:prstGeom prst="rect">
                      <a:avLst/>
                    </a:prstGeom>
                    <a:noFill/>
                    <a:ln>
                      <a:solidFill>
                        <a:schemeClr val="tx1"/>
                      </a:solidFill>
                    </a:ln>
                  </pic:spPr>
                </pic:pic>
              </a:graphicData>
            </a:graphic>
          </wp:inline>
        </w:drawing>
      </w:r>
    </w:p>
    <w:p w14:paraId="19C928AF" w14:textId="77777777" w:rsidR="00106EBC" w:rsidRPr="00A5730F" w:rsidRDefault="00106EBC" w:rsidP="00BE13A5">
      <w:pPr>
        <w:pStyle w:val="NoSpacing"/>
        <w:spacing w:after="240"/>
        <w:ind w:firstLine="0"/>
        <w:jc w:val="center"/>
        <w:rPr>
          <w:rFonts w:cs="Times New Roman"/>
          <w:i/>
          <w:iCs/>
          <w:lang w:val="sr-Cyrl-BA"/>
        </w:rPr>
      </w:pPr>
      <w:r w:rsidRPr="00A5730F">
        <w:rPr>
          <w:rFonts w:cs="Times New Roman"/>
          <w:i/>
          <w:iCs/>
          <w:lang w:val="sr-Cyrl-BA"/>
        </w:rPr>
        <w:t>Слика 1.1. Број научних радова на тему машинског учења у свијету од 2000. године</w:t>
      </w:r>
      <w:r w:rsidRPr="00A5730F">
        <w:rPr>
          <w:rStyle w:val="FootnoteReference"/>
          <w:rFonts w:cs="Times New Roman"/>
          <w:i/>
          <w:iCs/>
          <w:lang w:val="sr-Cyrl-BA"/>
        </w:rPr>
        <w:footnoteReference w:id="6"/>
      </w:r>
    </w:p>
    <w:p w14:paraId="228EA2B2" w14:textId="7B85DC14" w:rsidR="00DF7825" w:rsidRPr="00A5730F" w:rsidRDefault="00C509AB">
      <w:pPr>
        <w:pStyle w:val="NoSpacing"/>
        <w:rPr>
          <w:rFonts w:cs="Times New Roman"/>
          <w:lang w:val="sr-Cyrl-BA"/>
        </w:rPr>
      </w:pPr>
      <w:r w:rsidRPr="00A5730F">
        <w:rPr>
          <w:rFonts w:cs="Times New Roman"/>
          <w:lang w:val="sr-Cyrl-BA"/>
        </w:rPr>
        <w:t xml:space="preserve">Владе, војске, </w:t>
      </w:r>
      <w:r w:rsidR="00C877D6" w:rsidRPr="00BE13A5">
        <w:rPr>
          <w:rFonts w:cs="Times New Roman"/>
          <w:lang w:val="sr-Cyrl-BA"/>
        </w:rPr>
        <w:t>м</w:t>
      </w:r>
      <w:r w:rsidR="00C877D6" w:rsidRPr="00A5730F">
        <w:rPr>
          <w:rFonts w:cs="Times New Roman"/>
          <w:lang w:val="sr-Cyrl-BA"/>
        </w:rPr>
        <w:t xml:space="preserve">инистарства </w:t>
      </w:r>
      <w:r w:rsidRPr="00A5730F">
        <w:rPr>
          <w:rFonts w:cs="Times New Roman"/>
          <w:lang w:val="sr-Cyrl-BA"/>
        </w:rPr>
        <w:t>унутрашњих послова и остале институције разних држава улажу у ову област, такође, било због могућности да боље и ефикасније прате своје грађане и брже проналазе могуће терористе и преступнике, било због постизања предности над другим државама у војном или обавјештајном сектору.</w:t>
      </w:r>
    </w:p>
    <w:p w14:paraId="55045483" w14:textId="51744613" w:rsidR="00DF7825" w:rsidRPr="00BE13A5" w:rsidRDefault="00C509AB">
      <w:pPr>
        <w:pStyle w:val="NoSpacing"/>
        <w:rPr>
          <w:rStyle w:val="jlqj4b"/>
          <w:rFonts w:cs="Times New Roman"/>
          <w:lang w:val="sr-Cyrl-BA"/>
        </w:rPr>
      </w:pPr>
      <w:r w:rsidRPr="00BE13A5">
        <w:rPr>
          <w:rStyle w:val="jlqj4b"/>
          <w:rFonts w:cs="Times New Roman"/>
          <w:lang w:val="sr-Cyrl-BA"/>
        </w:rPr>
        <w:t xml:space="preserve">Машинско учење је </w:t>
      </w:r>
      <w:r w:rsidR="00C877D6" w:rsidRPr="00BE13A5">
        <w:rPr>
          <w:rStyle w:val="jlqj4b"/>
          <w:rFonts w:cs="Times New Roman"/>
          <w:lang w:val="sr-Cyrl-BA"/>
        </w:rPr>
        <w:t xml:space="preserve">област </w:t>
      </w:r>
      <w:r w:rsidRPr="00A5730F">
        <w:rPr>
          <w:rStyle w:val="jlqj4b"/>
          <w:rFonts w:cs="Times New Roman"/>
          <w:lang w:val="sr-Cyrl-BA"/>
        </w:rPr>
        <w:t>вјештачке интелигенције</w:t>
      </w:r>
      <w:r w:rsidRPr="00BE13A5">
        <w:rPr>
          <w:rStyle w:val="jlqj4b"/>
          <w:rFonts w:cs="Times New Roman"/>
          <w:lang w:val="sr-Cyrl-BA"/>
        </w:rPr>
        <w:t xml:space="preserve"> кој</w:t>
      </w:r>
      <w:r w:rsidR="00C877D6" w:rsidRPr="00BE13A5">
        <w:rPr>
          <w:rStyle w:val="jlqj4b"/>
          <w:rFonts w:cs="Times New Roman"/>
          <w:lang w:val="sr-Cyrl-BA"/>
        </w:rPr>
        <w:t>а</w:t>
      </w:r>
      <w:r w:rsidRPr="00BE13A5">
        <w:rPr>
          <w:rStyle w:val="jlqj4b"/>
          <w:rFonts w:cs="Times New Roman"/>
          <w:lang w:val="sr-Cyrl-BA"/>
        </w:rPr>
        <w:t xml:space="preserve"> омогућава систему да учи из података, а не путем експлицитног програмирања.</w:t>
      </w:r>
      <w:r w:rsidRPr="00BE13A5">
        <w:rPr>
          <w:rStyle w:val="viiyi"/>
          <w:rFonts w:cs="Times New Roman"/>
          <w:lang w:val="sr-Cyrl-BA"/>
        </w:rPr>
        <w:t xml:space="preserve"> </w:t>
      </w:r>
      <w:r w:rsidRPr="00BE13A5">
        <w:rPr>
          <w:rStyle w:val="jlqj4b"/>
          <w:rFonts w:cs="Times New Roman"/>
          <w:lang w:val="sr-Cyrl-BA"/>
        </w:rPr>
        <w:t xml:space="preserve">Машинско учење користи низ алгоритама који итеративно уче из података да би побољшали, описали податке и </w:t>
      </w:r>
      <w:r w:rsidRPr="00BE13A5">
        <w:rPr>
          <w:rStyle w:val="jlqj4b"/>
          <w:rFonts w:cs="Times New Roman"/>
          <w:lang w:val="sr-Cyrl-BA"/>
        </w:rPr>
        <w:lastRenderedPageBreak/>
        <w:t>предвид</w:t>
      </w:r>
      <w:r w:rsidRPr="00A5730F">
        <w:rPr>
          <w:rStyle w:val="jlqj4b"/>
          <w:rFonts w:cs="Times New Roman"/>
          <w:lang w:val="sr-Cyrl-BA"/>
        </w:rPr>
        <w:t>ј</w:t>
      </w:r>
      <w:r w:rsidRPr="00BE13A5">
        <w:rPr>
          <w:rStyle w:val="jlqj4b"/>
          <w:rFonts w:cs="Times New Roman"/>
          <w:lang w:val="sr-Cyrl-BA"/>
        </w:rPr>
        <w:t>ели исходе.</w:t>
      </w:r>
      <w:r w:rsidRPr="00BE13A5">
        <w:rPr>
          <w:rStyle w:val="viiyi"/>
          <w:rFonts w:cs="Times New Roman"/>
          <w:lang w:val="sr-Cyrl-BA"/>
        </w:rPr>
        <w:t xml:space="preserve"> </w:t>
      </w:r>
      <w:r w:rsidRPr="00BE13A5">
        <w:rPr>
          <w:rStyle w:val="jlqj4b"/>
          <w:rFonts w:cs="Times New Roman"/>
          <w:lang w:val="sr-Cyrl-BA"/>
        </w:rPr>
        <w:t xml:space="preserve">Како алгоритми уносе </w:t>
      </w:r>
      <w:r w:rsidRPr="00A5730F">
        <w:rPr>
          <w:rStyle w:val="jlqj4b"/>
          <w:rFonts w:cs="Times New Roman"/>
          <w:lang w:val="sr-Cyrl-BA"/>
        </w:rPr>
        <w:t xml:space="preserve">више </w:t>
      </w:r>
      <w:r w:rsidRPr="00BE13A5">
        <w:rPr>
          <w:rStyle w:val="jlqj4b"/>
          <w:rFonts w:cs="Times New Roman"/>
          <w:lang w:val="sr-Cyrl-BA"/>
        </w:rPr>
        <w:t>подат</w:t>
      </w:r>
      <w:r w:rsidRPr="00A5730F">
        <w:rPr>
          <w:rStyle w:val="jlqj4b"/>
          <w:rFonts w:cs="Times New Roman"/>
          <w:lang w:val="sr-Cyrl-BA"/>
        </w:rPr>
        <w:t>ака за учење</w:t>
      </w:r>
      <w:r w:rsidRPr="00BE13A5">
        <w:rPr>
          <w:rStyle w:val="jlqj4b"/>
          <w:rFonts w:cs="Times New Roman"/>
          <w:lang w:val="sr-Cyrl-BA"/>
        </w:rPr>
        <w:t xml:space="preserve">, </w:t>
      </w:r>
      <w:r w:rsidRPr="00A5730F">
        <w:rPr>
          <w:rStyle w:val="jlqj4b"/>
          <w:rFonts w:cs="Times New Roman"/>
          <w:lang w:val="sr-Cyrl-BA"/>
        </w:rPr>
        <w:t xml:space="preserve">тако је </w:t>
      </w:r>
      <w:r w:rsidRPr="00BE13A5">
        <w:rPr>
          <w:rStyle w:val="jlqj4b"/>
          <w:rFonts w:cs="Times New Roman"/>
          <w:lang w:val="sr-Cyrl-BA"/>
        </w:rPr>
        <w:t xml:space="preserve">могуће произвести </w:t>
      </w:r>
      <w:r w:rsidRPr="00A5730F">
        <w:rPr>
          <w:rStyle w:val="jlqj4b"/>
          <w:rFonts w:cs="Times New Roman"/>
          <w:lang w:val="sr-Cyrl-BA"/>
        </w:rPr>
        <w:t xml:space="preserve">све </w:t>
      </w:r>
      <w:r w:rsidRPr="00BE13A5">
        <w:rPr>
          <w:rStyle w:val="jlqj4b"/>
          <w:rFonts w:cs="Times New Roman"/>
          <w:lang w:val="sr-Cyrl-BA"/>
        </w:rPr>
        <w:t>прецизније моделе засноване на тим подацима.</w:t>
      </w:r>
      <w:sdt>
        <w:sdtPr>
          <w:rPr>
            <w:rStyle w:val="jlqj4b"/>
            <w:rFonts w:cs="Times New Roman"/>
            <w:lang w:val="sr-Cyrl-BA"/>
          </w:rPr>
          <w:id w:val="-830364474"/>
          <w:citation/>
        </w:sdtPr>
        <w:sdtContent>
          <w:r w:rsidRPr="00BE13A5">
            <w:rPr>
              <w:rStyle w:val="jlqj4b"/>
              <w:rFonts w:cs="Times New Roman"/>
              <w:lang w:val="sr-Cyrl-BA"/>
            </w:rPr>
            <w:fldChar w:fldCharType="begin"/>
          </w:r>
          <w:r w:rsidRPr="00BE13A5">
            <w:rPr>
              <w:rStyle w:val="jlqj4b"/>
              <w:rFonts w:cs="Times New Roman"/>
              <w:lang w:val="sr-Cyrl-BA"/>
            </w:rPr>
            <w:instrText xml:space="preserve"> CITATION Kir18 \l 1033 </w:instrText>
          </w:r>
          <w:r w:rsidRPr="00BE13A5">
            <w:rPr>
              <w:rStyle w:val="jlqj4b"/>
              <w:rFonts w:cs="Times New Roman"/>
              <w:lang w:val="sr-Cyrl-BA"/>
            </w:rPr>
            <w:fldChar w:fldCharType="separate"/>
          </w:r>
          <w:r w:rsidR="00A927A8">
            <w:rPr>
              <w:rStyle w:val="jlqj4b"/>
              <w:rFonts w:cs="Times New Roman"/>
              <w:noProof/>
              <w:lang w:val="sr-Cyrl-BA"/>
            </w:rPr>
            <w:t xml:space="preserve"> </w:t>
          </w:r>
          <w:r w:rsidR="00A927A8" w:rsidRPr="00A927A8">
            <w:rPr>
              <w:rFonts w:cs="Times New Roman"/>
              <w:noProof/>
              <w:lang w:val="sr-Cyrl-BA"/>
            </w:rPr>
            <w:t>[1]</w:t>
          </w:r>
          <w:r w:rsidRPr="00BE13A5">
            <w:rPr>
              <w:rStyle w:val="jlqj4b"/>
              <w:rFonts w:cs="Times New Roman"/>
              <w:lang w:val="sr-Cyrl-BA"/>
            </w:rPr>
            <w:fldChar w:fldCharType="end"/>
          </w:r>
        </w:sdtContent>
      </w:sdt>
    </w:p>
    <w:p w14:paraId="1371C0C0" w14:textId="6BC33177" w:rsidR="00B833AD" w:rsidRPr="00A5730F" w:rsidRDefault="00C877D6" w:rsidP="00BE13A5">
      <w:pPr>
        <w:pStyle w:val="NoSpacing"/>
        <w:spacing w:after="240"/>
        <w:rPr>
          <w:rFonts w:cs="Times New Roman"/>
          <w:lang w:val="sr-Cyrl-BA"/>
        </w:rPr>
      </w:pPr>
      <w:commentRangeStart w:id="252"/>
      <w:commentRangeEnd w:id="252"/>
      <w:r w:rsidRPr="00BE13A5">
        <w:rPr>
          <w:rStyle w:val="CommentReference"/>
          <w:rFonts w:cs="Times New Roman"/>
          <w:lang w:val="sr-Cyrl-BA"/>
        </w:rPr>
        <w:commentReference w:id="252"/>
      </w:r>
      <w:commentRangeStart w:id="253"/>
      <w:commentRangeEnd w:id="253"/>
      <w:r w:rsidR="00E84719" w:rsidRPr="00BE13A5">
        <w:rPr>
          <w:rStyle w:val="CommentReference"/>
          <w:rFonts w:cs="Times New Roman"/>
          <w:lang w:val="sr-Cyrl-BA"/>
        </w:rPr>
        <w:commentReference w:id="253"/>
      </w:r>
      <w:r w:rsidR="00C509AB" w:rsidRPr="00A5730F">
        <w:rPr>
          <w:rFonts w:cs="Times New Roman"/>
          <w:lang w:val="sr-Cyrl-BA"/>
        </w:rPr>
        <w:t>Алгоритми машинског учења се убрзано увлаче у све сфере живота данашњих људи. Све је чешће да породице посједују дигиталног асистента који се контролише звуком или помоћу паметног телефона. Све су чешћи паметни кућански уређаји и имплементације концепата као што су паметне куће са разним сензорима (камере, микрофони, детектори пожара, нивоа влаге, угљен-диоксида, освијетљености, итд.) у свим просторијама</w:t>
      </w:r>
      <w:r w:rsidR="00D80636" w:rsidRPr="00A5730F">
        <w:rPr>
          <w:rFonts w:cs="Times New Roman"/>
          <w:lang w:val="sr-Cyrl-BA"/>
        </w:rPr>
        <w:t xml:space="preserve"> (слика 1.2).</w:t>
      </w:r>
    </w:p>
    <w:p w14:paraId="2E660FDF" w14:textId="4AAEFF8E" w:rsidR="00D80636" w:rsidRPr="00A5730F" w:rsidRDefault="00D80636" w:rsidP="00BE13A5">
      <w:pPr>
        <w:pStyle w:val="NoSpacing"/>
        <w:ind w:firstLine="0"/>
        <w:jc w:val="center"/>
        <w:rPr>
          <w:rFonts w:cs="Times New Roman"/>
          <w:lang w:val="sr-Cyrl-BA"/>
        </w:rPr>
      </w:pPr>
      <w:r w:rsidRPr="00BE13A5">
        <w:rPr>
          <w:rFonts w:cs="Times New Roman"/>
          <w:noProof/>
          <w:lang w:val="sr-Cyrl-BA"/>
        </w:rPr>
        <w:drawing>
          <wp:inline distT="0" distB="0" distL="0" distR="0" wp14:anchorId="368ED07D" wp14:editId="5AEAF2E2">
            <wp:extent cx="3609975" cy="2429232"/>
            <wp:effectExtent l="19050" t="19050" r="9525" b="28575"/>
            <wp:docPr id="334901038" name="Picture 8" descr="Trifo Lucy-S Robot vacuum cleaner | black | €267 | Now with a 30-Day Trial  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rifo Lucy-S Robot vacuum cleaner | black | €267 | Now with a 30-Day Trial  Perio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2393" r="7906" b="9599"/>
                    <a:stretch/>
                  </pic:blipFill>
                  <pic:spPr bwMode="auto">
                    <a:xfrm>
                      <a:off x="0" y="0"/>
                      <a:ext cx="3682857" cy="247827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509AE2D" w14:textId="1673DFFF" w:rsidR="00D80636" w:rsidRPr="00A5730F" w:rsidRDefault="00D80636" w:rsidP="00BE13A5">
      <w:pPr>
        <w:pStyle w:val="NoSpacing"/>
        <w:ind w:firstLine="0"/>
        <w:jc w:val="center"/>
        <w:rPr>
          <w:rFonts w:cs="Times New Roman"/>
          <w:lang w:val="sr-Cyrl-BA"/>
        </w:rPr>
      </w:pPr>
      <w:r w:rsidRPr="00A5730F">
        <w:rPr>
          <w:rFonts w:cs="Times New Roman"/>
          <w:i/>
          <w:iCs/>
          <w:lang w:val="sr-Cyrl-BA"/>
        </w:rPr>
        <w:t>Слика 1.2. Паметни усисивач LUCY</w:t>
      </w:r>
      <w:r w:rsidRPr="00BE13A5">
        <w:rPr>
          <w:rFonts w:cs="Times New Roman"/>
          <w:i/>
          <w:iCs/>
          <w:lang w:val="sr-Cyrl-BA"/>
        </w:rPr>
        <w:t xml:space="preserve"> </w:t>
      </w:r>
      <w:r w:rsidRPr="00A5730F">
        <w:rPr>
          <w:rFonts w:cs="Times New Roman"/>
          <w:i/>
          <w:iCs/>
          <w:lang w:val="sr-Cyrl-BA"/>
        </w:rPr>
        <w:t>који посједује огроман број сензора (чак и камеру</w:t>
      </w:r>
      <w:r w:rsidR="00442DE9" w:rsidRPr="00A5730F">
        <w:rPr>
          <w:rFonts w:cs="Times New Roman"/>
          <w:i/>
          <w:iCs/>
          <w:lang w:val="sr-Cyrl-BA"/>
        </w:rPr>
        <w:t>)</w:t>
      </w:r>
    </w:p>
    <w:p w14:paraId="4E6E1B5B" w14:textId="6FA3C78F" w:rsidR="00106EBC" w:rsidRPr="00BE13A5" w:rsidRDefault="00C509AB" w:rsidP="00BE13A5">
      <w:pPr>
        <w:pStyle w:val="NoSpacing"/>
        <w:spacing w:before="240"/>
        <w:rPr>
          <w:rFonts w:cs="Times New Roman"/>
          <w:lang w:val="sr-Cyrl-BA"/>
        </w:rPr>
      </w:pPr>
      <w:r w:rsidRPr="00A5730F">
        <w:rPr>
          <w:rFonts w:cs="Times New Roman"/>
          <w:lang w:val="sr-Cyrl-BA"/>
        </w:rPr>
        <w:t>Компаније често користе податке о броју особа у просторији, како би направиле уштеде на трошковима гријања и како би смањиле свој угљенични отисак. Смањењем угљеничног отиска компаније повећавају своју прихватљивост у очима све више еколошки освијештених потенцијалних нових клијената и</w:t>
      </w:r>
      <w:r w:rsidRPr="00A5730F">
        <w:rPr>
          <w:rStyle w:val="jlqj4b"/>
          <w:rFonts w:cs="Times New Roman"/>
          <w:lang w:val="sr-Cyrl-BA"/>
        </w:rPr>
        <w:t xml:space="preserve"> </w:t>
      </w:r>
      <w:r w:rsidRPr="00BE13A5">
        <w:rPr>
          <w:rStyle w:val="jlqj4b"/>
          <w:rFonts w:cs="Times New Roman"/>
          <w:lang w:val="sr-Cyrl-BA"/>
        </w:rPr>
        <w:t>генеришу милијард</w:t>
      </w:r>
      <w:r w:rsidRPr="00A5730F">
        <w:rPr>
          <w:rStyle w:val="jlqj4b"/>
          <w:rFonts w:cs="Times New Roman"/>
          <w:lang w:val="sr-Cyrl-BA"/>
        </w:rPr>
        <w:t>е</w:t>
      </w:r>
      <w:r w:rsidRPr="00BE13A5">
        <w:rPr>
          <w:rStyle w:val="jlqj4b"/>
          <w:rFonts w:cs="Times New Roman"/>
          <w:lang w:val="sr-Cyrl-BA"/>
        </w:rPr>
        <w:t xml:space="preserve"> долара годишње продаје</w:t>
      </w:r>
      <w:r w:rsidRPr="00A5730F">
        <w:rPr>
          <w:rStyle w:val="jlqj4b"/>
          <w:rFonts w:cs="Times New Roman"/>
          <w:lang w:val="sr-Cyrl-BA"/>
        </w:rPr>
        <w:t>.</w:t>
      </w:r>
      <w:sdt>
        <w:sdtPr>
          <w:rPr>
            <w:rStyle w:val="jlqj4b"/>
            <w:rFonts w:cs="Times New Roman"/>
            <w:lang w:val="sr-Cyrl-BA"/>
          </w:rPr>
          <w:id w:val="1789861934"/>
          <w:citation/>
        </w:sdtPr>
        <w:sdtContent>
          <w:r w:rsidRPr="00A5730F">
            <w:rPr>
              <w:rStyle w:val="jlqj4b"/>
              <w:rFonts w:cs="Times New Roman"/>
              <w:lang w:val="sr-Cyrl-BA"/>
            </w:rPr>
            <w:fldChar w:fldCharType="begin"/>
          </w:r>
          <w:r w:rsidRPr="00A5730F">
            <w:rPr>
              <w:rStyle w:val="jlqj4b"/>
              <w:rFonts w:cs="Times New Roman"/>
              <w:lang w:val="sr-Cyrl-BA"/>
            </w:rPr>
            <w:instrText xml:space="preserve"> CITATION Wil16 \l 7194 </w:instrText>
          </w:r>
          <w:r w:rsidRPr="00A5730F">
            <w:rPr>
              <w:rStyle w:val="jlqj4b"/>
              <w:rFonts w:cs="Times New Roman"/>
              <w:lang w:val="sr-Cyrl-BA"/>
            </w:rPr>
            <w:fldChar w:fldCharType="separate"/>
          </w:r>
          <w:r w:rsidR="00A927A8">
            <w:rPr>
              <w:rStyle w:val="jlqj4b"/>
              <w:rFonts w:cs="Times New Roman"/>
              <w:noProof/>
              <w:lang w:val="sr-Cyrl-BA"/>
            </w:rPr>
            <w:t xml:space="preserve"> </w:t>
          </w:r>
          <w:r w:rsidR="00A927A8" w:rsidRPr="00A927A8">
            <w:rPr>
              <w:rFonts w:cs="Times New Roman"/>
              <w:noProof/>
              <w:lang w:val="sr-Cyrl-BA"/>
            </w:rPr>
            <w:t>[2]</w:t>
          </w:r>
          <w:r w:rsidRPr="00A5730F">
            <w:rPr>
              <w:rStyle w:val="jlqj4b"/>
              <w:rFonts w:cs="Times New Roman"/>
              <w:lang w:val="sr-Cyrl-BA"/>
            </w:rPr>
            <w:fldChar w:fldCharType="end"/>
          </w:r>
        </w:sdtContent>
      </w:sdt>
      <w:r w:rsidRPr="00A5730F">
        <w:rPr>
          <w:rFonts w:cs="Times New Roman"/>
          <w:lang w:val="sr-Cyrl-BA"/>
        </w:rPr>
        <w:t xml:space="preserve"> Ти сензори могу да представљају проблем за осјећај приватности у дому или на радном мјесту. </w:t>
      </w:r>
    </w:p>
    <w:p w14:paraId="34E305CA" w14:textId="6C55EB58" w:rsidR="00C65262" w:rsidRPr="00A5730F" w:rsidRDefault="00C509AB" w:rsidP="00BE13A5">
      <w:pPr>
        <w:pStyle w:val="NoSpacing"/>
        <w:rPr>
          <w:rFonts w:cs="Times New Roman"/>
          <w:i/>
          <w:iCs/>
          <w:lang w:val="sr-Cyrl-BA"/>
        </w:rPr>
      </w:pPr>
      <w:r w:rsidRPr="00A5730F">
        <w:rPr>
          <w:rFonts w:cs="Times New Roman"/>
          <w:lang w:val="sr-Cyrl-BA"/>
        </w:rPr>
        <w:t xml:space="preserve">Из </w:t>
      </w:r>
      <w:r w:rsidRPr="00BE13A5">
        <w:rPr>
          <w:rFonts w:cs="Times New Roman"/>
          <w:lang w:val="sr-Cyrl-BA"/>
        </w:rPr>
        <w:t xml:space="preserve">наведених разлога се тежи да се што више корисних података добија из сензора који не нарушавају приватност директно као што то раде микрофони и камере, па се прибјегава техникама које индиректно процјењују тражене величине из података које дају сензори који нису толико инвазивни </w:t>
      </w:r>
      <w:r w:rsidR="00B833AD" w:rsidRPr="00A5730F">
        <w:rPr>
          <w:rFonts w:cs="Times New Roman"/>
          <w:lang w:val="sr-Cyrl-BA"/>
        </w:rPr>
        <w:t>у погледу</w:t>
      </w:r>
      <w:r w:rsidRPr="00BE13A5">
        <w:rPr>
          <w:rFonts w:cs="Times New Roman"/>
          <w:lang w:val="sr-Cyrl-BA"/>
        </w:rPr>
        <w:t xml:space="preserve"> приватности. Још једна брига је и очување пословних тајни у компанијама, пошто се помоћу микрофона и камера, које се  могу користити за процјену броја особа у просторијама, релативно једноставно може доћи до пословних тајни изговорених на затвореним састанцима</w:t>
      </w:r>
      <w:r w:rsidR="00A07DAA" w:rsidRPr="00BE13A5">
        <w:rPr>
          <w:rFonts w:cs="Times New Roman"/>
          <w:lang w:val="sr-Cyrl-BA"/>
        </w:rPr>
        <w:t>,</w:t>
      </w:r>
      <w:r w:rsidRPr="00BE13A5">
        <w:rPr>
          <w:rFonts w:cs="Times New Roman"/>
          <w:lang w:val="sr-Cyrl-BA"/>
        </w:rPr>
        <w:t xml:space="preserve"> ако постоје и најмањи сигурносни пропусти у сигурносном</w:t>
      </w:r>
      <w:r w:rsidRPr="00A5730F">
        <w:rPr>
          <w:rFonts w:cs="Times New Roman"/>
          <w:lang w:val="sr-Cyrl-BA"/>
        </w:rPr>
        <w:t xml:space="preserve"> систему компаније</w:t>
      </w:r>
      <w:r w:rsidRPr="00BE13A5">
        <w:rPr>
          <w:rFonts w:cs="Times New Roman"/>
          <w:lang w:val="sr-Cyrl-BA"/>
        </w:rPr>
        <w:t>.</w:t>
      </w:r>
    </w:p>
    <w:p w14:paraId="0C4DFE1B" w14:textId="7DF66E5C" w:rsidR="00DF7825" w:rsidRPr="00BE13A5" w:rsidRDefault="00C509AB" w:rsidP="00A07DAA">
      <w:pPr>
        <w:pStyle w:val="NoSpacing"/>
        <w:rPr>
          <w:rFonts w:cs="Times New Roman"/>
          <w:lang w:val="sr-Cyrl-BA"/>
        </w:rPr>
      </w:pPr>
      <w:r w:rsidRPr="00A5730F">
        <w:rPr>
          <w:rFonts w:cs="Times New Roman"/>
          <w:lang w:val="sr-Cyrl-BA"/>
        </w:rPr>
        <w:t xml:space="preserve">У овом раду </w:t>
      </w:r>
      <w:commentRangeStart w:id="254"/>
      <w:r w:rsidRPr="00A5730F">
        <w:rPr>
          <w:rFonts w:cs="Times New Roman"/>
          <w:lang w:val="sr-Cyrl-BA"/>
        </w:rPr>
        <w:t xml:space="preserve">се </w:t>
      </w:r>
      <w:commentRangeEnd w:id="254"/>
      <w:r w:rsidR="00106EBC" w:rsidRPr="00A5730F">
        <w:rPr>
          <w:rFonts w:cs="Times New Roman"/>
          <w:lang w:val="sr-Cyrl-BA"/>
        </w:rPr>
        <w:t xml:space="preserve">обрађује </w:t>
      </w:r>
      <w:r w:rsidR="001E6B9C" w:rsidRPr="00BE13A5">
        <w:rPr>
          <w:rStyle w:val="CommentReference"/>
          <w:rFonts w:cs="Times New Roman"/>
          <w:lang w:val="sr-Cyrl-BA"/>
        </w:rPr>
        <w:commentReference w:id="254"/>
      </w:r>
      <w:r w:rsidRPr="00A5730F">
        <w:rPr>
          <w:rFonts w:cs="Times New Roman"/>
          <w:lang w:val="sr-Cyrl-BA"/>
        </w:rPr>
        <w:t>примје</w:t>
      </w:r>
      <w:r w:rsidR="00106EBC" w:rsidRPr="00A5730F">
        <w:rPr>
          <w:rFonts w:cs="Times New Roman"/>
          <w:lang w:val="sr-Cyrl-BA"/>
        </w:rPr>
        <w:t>на</w:t>
      </w:r>
      <w:r w:rsidRPr="00A5730F">
        <w:rPr>
          <w:rFonts w:cs="Times New Roman"/>
          <w:lang w:val="sr-Cyrl-BA"/>
        </w:rPr>
        <w:t xml:space="preserve"> одређеног броја класификационих и регресионих машинских алгоритама </w:t>
      </w:r>
      <w:r w:rsidR="00A07DAA" w:rsidRPr="00A5730F">
        <w:rPr>
          <w:rFonts w:cs="Times New Roman"/>
          <w:lang w:val="sr-Cyrl-BA"/>
        </w:rPr>
        <w:t>з</w:t>
      </w:r>
      <w:r w:rsidRPr="00A5730F">
        <w:rPr>
          <w:rFonts w:cs="Times New Roman"/>
          <w:lang w:val="sr-Cyrl-BA"/>
        </w:rPr>
        <w:t xml:space="preserve">а процјену броја особа у просторији на основу датума, времена и података прикупљених сензорима за ниво угљен-диоксида у просторији, освијетљеност просторије, количину влаге у просторији и сензорима за количину кретања у просторији. Алгоритми машинског учења </w:t>
      </w:r>
      <w:commentRangeStart w:id="255"/>
      <w:r w:rsidRPr="00A5730F">
        <w:rPr>
          <w:rFonts w:cs="Times New Roman"/>
          <w:lang w:val="sr-Cyrl-BA"/>
        </w:rPr>
        <w:t>које користи</w:t>
      </w:r>
      <w:r w:rsidR="00E87F16" w:rsidRPr="00A5730F">
        <w:rPr>
          <w:rFonts w:cs="Times New Roman"/>
          <w:lang w:val="sr-Cyrl-BA"/>
        </w:rPr>
        <w:t>мо</w:t>
      </w:r>
      <w:r w:rsidRPr="00A5730F">
        <w:rPr>
          <w:rFonts w:cs="Times New Roman"/>
          <w:lang w:val="sr-Cyrl-BA"/>
        </w:rPr>
        <w:t xml:space="preserve"> </w:t>
      </w:r>
      <w:commentRangeEnd w:id="255"/>
      <w:r w:rsidR="00874C8A" w:rsidRPr="00BE13A5">
        <w:rPr>
          <w:rStyle w:val="CommentReference"/>
          <w:rFonts w:cs="Times New Roman"/>
          <w:lang w:val="sr-Cyrl-BA"/>
        </w:rPr>
        <w:commentReference w:id="255"/>
      </w:r>
      <w:r w:rsidRPr="00A5730F">
        <w:rPr>
          <w:rFonts w:cs="Times New Roman"/>
          <w:lang w:val="sr-Cyrl-BA"/>
        </w:rPr>
        <w:t xml:space="preserve">су: логистичка регресија, </w:t>
      </w:r>
      <w:r w:rsidRPr="00BE13A5">
        <w:rPr>
          <w:rFonts w:cs="Times New Roman"/>
          <w:i/>
          <w:iCs/>
          <w:lang w:val="sr-Cyrl-BA"/>
        </w:rPr>
        <w:t>Gaussian</w:t>
      </w:r>
      <w:r w:rsidRPr="00A5730F">
        <w:rPr>
          <w:rFonts w:cs="Times New Roman"/>
          <w:i/>
          <w:iCs/>
          <w:lang w:val="sr-Cyrl-BA"/>
        </w:rPr>
        <w:t xml:space="preserve"> </w:t>
      </w:r>
      <w:r w:rsidRPr="00BE13A5">
        <w:rPr>
          <w:rFonts w:cs="Times New Roman"/>
          <w:i/>
          <w:iCs/>
          <w:lang w:val="sr-Cyrl-BA"/>
        </w:rPr>
        <w:t>Naive</w:t>
      </w:r>
      <w:r w:rsidRPr="00A5730F">
        <w:rPr>
          <w:rFonts w:cs="Times New Roman"/>
          <w:i/>
          <w:iCs/>
          <w:lang w:val="sr-Cyrl-BA"/>
        </w:rPr>
        <w:t xml:space="preserve"> </w:t>
      </w:r>
      <w:r w:rsidRPr="00BE13A5">
        <w:rPr>
          <w:rFonts w:cs="Times New Roman"/>
          <w:i/>
          <w:iCs/>
          <w:lang w:val="sr-Cyrl-BA"/>
        </w:rPr>
        <w:t>Byes</w:t>
      </w:r>
      <w:r w:rsidRPr="00A5730F">
        <w:rPr>
          <w:rFonts w:cs="Times New Roman"/>
          <w:i/>
          <w:iCs/>
          <w:lang w:val="sr-Cyrl-BA"/>
        </w:rPr>
        <w:t xml:space="preserve">, </w:t>
      </w:r>
      <w:r w:rsidRPr="00BE13A5">
        <w:rPr>
          <w:rFonts w:cs="Times New Roman"/>
          <w:i/>
          <w:iCs/>
          <w:lang w:val="sr-Cyrl-BA"/>
        </w:rPr>
        <w:t>K</w:t>
      </w:r>
      <w:r w:rsidRPr="00A5730F">
        <w:rPr>
          <w:rFonts w:cs="Times New Roman"/>
          <w:i/>
          <w:iCs/>
          <w:lang w:val="sr-Cyrl-BA"/>
        </w:rPr>
        <w:t>-</w:t>
      </w:r>
      <w:r w:rsidRPr="00BE13A5">
        <w:rPr>
          <w:rFonts w:cs="Times New Roman"/>
          <w:i/>
          <w:iCs/>
          <w:lang w:val="sr-Cyrl-BA"/>
        </w:rPr>
        <w:t>Nearest</w:t>
      </w:r>
      <w:r w:rsidRPr="00A5730F">
        <w:rPr>
          <w:rFonts w:cs="Times New Roman"/>
          <w:i/>
          <w:iCs/>
          <w:lang w:val="sr-Cyrl-BA"/>
        </w:rPr>
        <w:t xml:space="preserve"> </w:t>
      </w:r>
      <w:r w:rsidRPr="00BE13A5">
        <w:rPr>
          <w:rFonts w:cs="Times New Roman"/>
          <w:i/>
          <w:iCs/>
          <w:lang w:val="sr-Cyrl-BA"/>
        </w:rPr>
        <w:t>Neighbors</w:t>
      </w:r>
      <w:r w:rsidRPr="00A5730F">
        <w:rPr>
          <w:rFonts w:cs="Times New Roman"/>
          <w:i/>
          <w:iCs/>
          <w:lang w:val="sr-Cyrl-BA"/>
        </w:rPr>
        <w:t xml:space="preserve">, </w:t>
      </w:r>
      <w:r w:rsidRPr="00BE13A5">
        <w:rPr>
          <w:rFonts w:cs="Times New Roman"/>
          <w:i/>
          <w:iCs/>
          <w:lang w:val="sr-Cyrl-BA"/>
        </w:rPr>
        <w:t>Decision</w:t>
      </w:r>
      <w:r w:rsidRPr="00A5730F">
        <w:rPr>
          <w:rFonts w:cs="Times New Roman"/>
          <w:i/>
          <w:iCs/>
          <w:lang w:val="sr-Cyrl-BA"/>
        </w:rPr>
        <w:t xml:space="preserve"> </w:t>
      </w:r>
      <w:r w:rsidRPr="00BE13A5">
        <w:rPr>
          <w:rFonts w:cs="Times New Roman"/>
          <w:i/>
          <w:iCs/>
          <w:lang w:val="sr-Cyrl-BA"/>
        </w:rPr>
        <w:t>Tree</w:t>
      </w:r>
      <w:r w:rsidRPr="00A5730F">
        <w:rPr>
          <w:rFonts w:cs="Times New Roman"/>
          <w:i/>
          <w:iCs/>
          <w:lang w:val="sr-Cyrl-BA"/>
        </w:rPr>
        <w:t xml:space="preserve">, </w:t>
      </w:r>
      <w:r w:rsidRPr="00BE13A5">
        <w:rPr>
          <w:rFonts w:cs="Times New Roman"/>
          <w:i/>
          <w:iCs/>
          <w:lang w:val="sr-Cyrl-BA"/>
        </w:rPr>
        <w:t>Random</w:t>
      </w:r>
      <w:r w:rsidRPr="00A5730F">
        <w:rPr>
          <w:rFonts w:cs="Times New Roman"/>
          <w:i/>
          <w:iCs/>
          <w:lang w:val="sr-Cyrl-BA"/>
        </w:rPr>
        <w:t xml:space="preserve"> </w:t>
      </w:r>
      <w:r w:rsidRPr="00BE13A5">
        <w:rPr>
          <w:rFonts w:cs="Times New Roman"/>
          <w:i/>
          <w:iCs/>
          <w:lang w:val="sr-Cyrl-BA"/>
        </w:rPr>
        <w:t>Forest</w:t>
      </w:r>
      <w:r w:rsidRPr="00A5730F">
        <w:rPr>
          <w:rFonts w:cs="Times New Roman"/>
          <w:i/>
          <w:iCs/>
          <w:lang w:val="sr-Cyrl-BA"/>
        </w:rPr>
        <w:t xml:space="preserve">, </w:t>
      </w:r>
      <w:r w:rsidRPr="00BE13A5">
        <w:rPr>
          <w:rFonts w:cs="Times New Roman"/>
          <w:i/>
          <w:iCs/>
          <w:lang w:val="sr-Cyrl-BA"/>
        </w:rPr>
        <w:t>Gradient</w:t>
      </w:r>
      <w:r w:rsidRPr="00A5730F">
        <w:rPr>
          <w:rFonts w:cs="Times New Roman"/>
          <w:i/>
          <w:iCs/>
          <w:lang w:val="sr-Cyrl-BA"/>
        </w:rPr>
        <w:t xml:space="preserve"> </w:t>
      </w:r>
      <w:r w:rsidRPr="00BE13A5">
        <w:rPr>
          <w:rFonts w:cs="Times New Roman"/>
          <w:i/>
          <w:iCs/>
          <w:lang w:val="sr-Cyrl-BA"/>
        </w:rPr>
        <w:t>Boosting</w:t>
      </w:r>
      <w:r w:rsidRPr="00A5730F">
        <w:rPr>
          <w:rFonts w:cs="Times New Roman"/>
          <w:i/>
          <w:iCs/>
          <w:lang w:val="sr-Cyrl-BA"/>
        </w:rPr>
        <w:t xml:space="preserve">, </w:t>
      </w:r>
      <w:r w:rsidRPr="00BE13A5">
        <w:rPr>
          <w:rFonts w:cs="Times New Roman"/>
          <w:i/>
          <w:iCs/>
          <w:lang w:val="sr-Cyrl-BA"/>
        </w:rPr>
        <w:t>Support Vector Machine</w:t>
      </w:r>
      <w:r w:rsidRPr="00A5730F">
        <w:rPr>
          <w:rFonts w:cs="Times New Roman"/>
          <w:i/>
          <w:iCs/>
          <w:lang w:val="sr-Cyrl-BA"/>
        </w:rPr>
        <w:t xml:space="preserve">, </w:t>
      </w:r>
      <w:r w:rsidRPr="00BE13A5">
        <w:rPr>
          <w:rFonts w:cs="Times New Roman"/>
          <w:i/>
          <w:iCs/>
          <w:lang w:val="sr-Cyrl-BA"/>
        </w:rPr>
        <w:t>LightGBM</w:t>
      </w:r>
      <w:r w:rsidRPr="00A5730F">
        <w:rPr>
          <w:rFonts w:cs="Times New Roman"/>
          <w:lang w:val="sr-Cyrl-BA"/>
        </w:rPr>
        <w:t>.</w:t>
      </w:r>
    </w:p>
    <w:p w14:paraId="46998961" w14:textId="1CFCFFE0" w:rsidR="00DF7825" w:rsidRPr="00BE13A5" w:rsidRDefault="00C509AB" w:rsidP="00106EBC">
      <w:pPr>
        <w:pStyle w:val="NoSpacing"/>
        <w:rPr>
          <w:rFonts w:cs="Times New Roman"/>
          <w:lang w:val="sr-Cyrl-BA"/>
        </w:rPr>
        <w:sectPr w:rsidR="00DF7825" w:rsidRPr="00BE13A5" w:rsidSect="002D4F9E">
          <w:footerReference w:type="default" r:id="rId15"/>
          <w:footerReference w:type="first" r:id="rId16"/>
          <w:pgSz w:w="12240" w:h="15840"/>
          <w:pgMar w:top="1440" w:right="1440" w:bottom="1440" w:left="1440" w:header="720" w:footer="720" w:gutter="0"/>
          <w:pgNumType w:start="1"/>
          <w:cols w:space="720"/>
          <w:docGrid w:linePitch="299"/>
        </w:sectPr>
      </w:pPr>
      <w:commentRangeStart w:id="256"/>
      <w:r w:rsidRPr="00A5730F">
        <w:rPr>
          <w:rFonts w:cs="Times New Roman"/>
          <w:lang w:val="sr-Cyrl-BA"/>
        </w:rPr>
        <w:lastRenderedPageBreak/>
        <w:t>У другој глави се даје објашњење вјештачке интелигенције и уопштено објашњење метода машинског учења и процеса примјене алгоритама машинског учења.</w:t>
      </w:r>
      <w:r w:rsidR="00106EBC" w:rsidRPr="00BE13A5">
        <w:rPr>
          <w:rFonts w:cs="Times New Roman"/>
          <w:lang w:val="sr-Cyrl-BA"/>
        </w:rPr>
        <w:t xml:space="preserve"> </w:t>
      </w:r>
      <w:r w:rsidRPr="00A5730F">
        <w:rPr>
          <w:rFonts w:cs="Times New Roman"/>
          <w:lang w:val="sr-Cyrl-BA"/>
        </w:rPr>
        <w:t>У трећој глави су детаљно објашњени кораци креирања модела машинског учења помоћу алгоритама машинског учења.</w:t>
      </w:r>
      <w:r w:rsidR="00106EBC" w:rsidRPr="00BE13A5">
        <w:rPr>
          <w:rFonts w:cs="Times New Roman"/>
          <w:lang w:val="sr-Cyrl-BA"/>
        </w:rPr>
        <w:t xml:space="preserve"> </w:t>
      </w:r>
      <w:r w:rsidRPr="00A5730F">
        <w:rPr>
          <w:rFonts w:cs="Times New Roman"/>
          <w:lang w:val="sr-Cyrl-BA"/>
        </w:rPr>
        <w:t>У четвртој глави су детаљније описани алгоритми који су кориштени у овом раду.</w:t>
      </w:r>
      <w:r w:rsidR="00106EBC" w:rsidRPr="00BE13A5">
        <w:rPr>
          <w:rFonts w:cs="Times New Roman"/>
          <w:lang w:val="sr-Cyrl-BA"/>
        </w:rPr>
        <w:t xml:space="preserve"> </w:t>
      </w:r>
      <w:r w:rsidRPr="00A5730F">
        <w:rPr>
          <w:rFonts w:cs="Times New Roman"/>
          <w:lang w:val="sr-Cyrl-BA"/>
        </w:rPr>
        <w:t>У петој глави се налазе појединости које се односе на практични</w:t>
      </w:r>
      <w:r w:rsidR="00A07DAA" w:rsidRPr="00BE13A5">
        <w:rPr>
          <w:rFonts w:cs="Times New Roman"/>
          <w:lang w:val="sr-Cyrl-BA"/>
        </w:rPr>
        <w:t xml:space="preserve"> </w:t>
      </w:r>
      <w:r w:rsidR="00A07DAA" w:rsidRPr="00A5730F">
        <w:rPr>
          <w:rFonts w:cs="Times New Roman"/>
          <w:lang w:val="sr-Cyrl-BA"/>
        </w:rPr>
        <w:t>дио</w:t>
      </w:r>
      <w:r w:rsidRPr="00A5730F">
        <w:rPr>
          <w:rFonts w:cs="Times New Roman"/>
          <w:lang w:val="sr-Cyrl-BA"/>
        </w:rPr>
        <w:t xml:space="preserve">. У њој су детаљно описани подаци и примјена сваког алгоритма, те упоредна анализе резултата. Сав код је написан у програмском језику </w:t>
      </w:r>
      <w:r w:rsidRPr="00BE13A5">
        <w:rPr>
          <w:rFonts w:cs="Times New Roman"/>
          <w:lang w:val="sr-Cyrl-BA"/>
        </w:rPr>
        <w:t>Python</w:t>
      </w:r>
      <w:r w:rsidRPr="00A5730F">
        <w:rPr>
          <w:rFonts w:cs="Times New Roman"/>
          <w:lang w:val="sr-Cyrl-BA"/>
        </w:rPr>
        <w:t>.</w:t>
      </w:r>
      <w:r w:rsidR="00106EBC" w:rsidRPr="00BE13A5">
        <w:rPr>
          <w:rFonts w:cs="Times New Roman"/>
          <w:lang w:val="sr-Cyrl-BA"/>
        </w:rPr>
        <w:t xml:space="preserve"> </w:t>
      </w:r>
      <w:r w:rsidR="00A07DAA" w:rsidRPr="00A5730F">
        <w:rPr>
          <w:rFonts w:cs="Times New Roman"/>
          <w:lang w:val="sr-Cyrl-BA"/>
        </w:rPr>
        <w:t>У седмој глави се налази опис упоредне анализ</w:t>
      </w:r>
      <w:r w:rsidR="00835E41" w:rsidRPr="00A5730F">
        <w:rPr>
          <w:rFonts w:cs="Times New Roman"/>
          <w:lang w:val="sr-Cyrl-BA"/>
        </w:rPr>
        <w:t>е</w:t>
      </w:r>
      <w:r w:rsidR="00A07DAA" w:rsidRPr="00A5730F">
        <w:rPr>
          <w:rFonts w:cs="Times New Roman"/>
          <w:lang w:val="sr-Cyrl-BA"/>
        </w:rPr>
        <w:t xml:space="preserve"> резултата и коначан одабир најбољег алгоритма. </w:t>
      </w:r>
      <w:r w:rsidRPr="00A5730F">
        <w:rPr>
          <w:rFonts w:cs="Times New Roman"/>
          <w:lang w:val="sr-Cyrl-BA"/>
        </w:rPr>
        <w:t>У шестој глави се налази закључак који је добијен у овом раду.</w:t>
      </w:r>
      <w:commentRangeEnd w:id="256"/>
      <w:r w:rsidR="00C877D6" w:rsidRPr="00BE13A5">
        <w:rPr>
          <w:rStyle w:val="CommentReference"/>
          <w:rFonts w:cs="Times New Roman"/>
          <w:lang w:val="sr-Cyrl-BA"/>
        </w:rPr>
        <w:commentReference w:id="256"/>
      </w:r>
    </w:p>
    <w:p w14:paraId="0B382383" w14:textId="77777777" w:rsidR="00DF7825" w:rsidRPr="00A5730F" w:rsidRDefault="00C509AB" w:rsidP="00532390">
      <w:pPr>
        <w:pStyle w:val="Heading1"/>
        <w:numPr>
          <w:ilvl w:val="0"/>
          <w:numId w:val="1"/>
        </w:numPr>
        <w:rPr>
          <w:rFonts w:cs="Times New Roman"/>
          <w:lang w:val="sr-Cyrl-BA"/>
        </w:rPr>
      </w:pPr>
      <w:bookmarkStart w:id="257" w:name="_Toc162247161"/>
      <w:r w:rsidRPr="00A5730F">
        <w:rPr>
          <w:rFonts w:cs="Times New Roman"/>
          <w:lang w:val="sr-Cyrl-BA"/>
        </w:rPr>
        <w:lastRenderedPageBreak/>
        <w:t>Машинско учење</w:t>
      </w:r>
      <w:bookmarkEnd w:id="257"/>
    </w:p>
    <w:p w14:paraId="0E4811E9" w14:textId="334CD06A" w:rsidR="00835E41" w:rsidRPr="00BE13A5" w:rsidRDefault="00C509AB" w:rsidP="00450229">
      <w:pPr>
        <w:pStyle w:val="NoSpacing"/>
        <w:rPr>
          <w:rStyle w:val="jlqj4b"/>
          <w:rFonts w:cs="Times New Roman"/>
          <w:lang w:val="sr-Cyrl-BA"/>
        </w:rPr>
      </w:pPr>
      <w:r w:rsidRPr="00BE13A5">
        <w:rPr>
          <w:rStyle w:val="jlqj4b"/>
          <w:rFonts w:cs="Times New Roman"/>
          <w:lang w:val="sr-Cyrl-BA"/>
        </w:rPr>
        <w:t>Вјештачка интелигенција је једно од најновијих поља у науци и инжењерству.</w:t>
      </w:r>
      <w:r w:rsidRPr="00BE13A5">
        <w:rPr>
          <w:rStyle w:val="viiyi"/>
          <w:rFonts w:cs="Times New Roman"/>
          <w:lang w:val="sr-Cyrl-BA"/>
        </w:rPr>
        <w:t xml:space="preserve"> </w:t>
      </w:r>
      <w:r w:rsidRPr="00BE13A5">
        <w:rPr>
          <w:rStyle w:val="jlqj4b"/>
          <w:rFonts w:cs="Times New Roman"/>
          <w:lang w:val="sr-Cyrl-BA"/>
        </w:rPr>
        <w:t>Ова област је почела озбиљно да се развија убрзо након Другог свјетског рата, а само име је настало 1956.</w:t>
      </w:r>
      <w:r w:rsidR="00874C8A" w:rsidRPr="00BE13A5">
        <w:rPr>
          <w:rStyle w:val="jlqj4b"/>
          <w:rFonts w:cs="Times New Roman"/>
          <w:lang w:val="sr-Cyrl-BA"/>
        </w:rPr>
        <w:t xml:space="preserve"> </w:t>
      </w:r>
      <w:r w:rsidR="00D3649A" w:rsidRPr="00A5730F">
        <w:rPr>
          <w:rStyle w:val="jlqj4b"/>
          <w:rFonts w:cs="Times New Roman"/>
          <w:lang w:val="sr-Cyrl-BA"/>
        </w:rPr>
        <w:t>г</w:t>
      </w:r>
      <w:r w:rsidR="00874C8A" w:rsidRPr="00BE13A5">
        <w:rPr>
          <w:rStyle w:val="jlqj4b"/>
          <w:rFonts w:cs="Times New Roman"/>
          <w:lang w:val="sr-Cyrl-BA"/>
        </w:rPr>
        <w:t>одине.</w:t>
      </w:r>
      <w:r w:rsidRPr="00BE13A5">
        <w:rPr>
          <w:rStyle w:val="jlqj4b"/>
          <w:rFonts w:cs="Times New Roman"/>
          <w:lang w:val="sr-Cyrl-BA"/>
        </w:rPr>
        <w:t xml:space="preserve"> </w:t>
      </w:r>
      <w:commentRangeStart w:id="258"/>
      <w:r w:rsidRPr="00BE13A5">
        <w:rPr>
          <w:rStyle w:val="jlqj4b"/>
          <w:rFonts w:cs="Times New Roman"/>
          <w:lang w:val="sr-Cyrl-BA"/>
        </w:rPr>
        <w:t>Заједно са молекуларном биологијом, вјештачка интелигенција се редовно наводи као „поље у којем бих највише вол</w:t>
      </w:r>
      <w:r w:rsidR="00835E41" w:rsidRPr="00BE13A5">
        <w:rPr>
          <w:rStyle w:val="jlqj4b"/>
          <w:rFonts w:cs="Times New Roman"/>
          <w:lang w:val="sr-Cyrl-BA"/>
        </w:rPr>
        <w:t>и</w:t>
      </w:r>
      <w:r w:rsidRPr="00BE13A5">
        <w:rPr>
          <w:rStyle w:val="jlqj4b"/>
          <w:rFonts w:cs="Times New Roman"/>
          <w:lang w:val="sr-Cyrl-BA"/>
        </w:rPr>
        <w:t xml:space="preserve">о да будем“ од научника из других дисциплина. </w:t>
      </w:r>
      <w:commentRangeEnd w:id="258"/>
      <w:r w:rsidR="00710A61" w:rsidRPr="00BE13A5">
        <w:rPr>
          <w:rStyle w:val="CommentReference"/>
          <w:rFonts w:cs="Times New Roman"/>
          <w:lang w:val="sr-Cyrl-BA"/>
        </w:rPr>
        <w:commentReference w:id="258"/>
      </w:r>
      <w:sdt>
        <w:sdtPr>
          <w:rPr>
            <w:rStyle w:val="jlqj4b"/>
            <w:rFonts w:cs="Times New Roman"/>
            <w:lang w:val="sr-Cyrl-BA"/>
          </w:rPr>
          <w:id w:val="1175463144"/>
          <w:citation/>
        </w:sdtPr>
        <w:sdtContent>
          <w:r w:rsidR="00912128" w:rsidRPr="00BE13A5">
            <w:rPr>
              <w:rStyle w:val="jlqj4b"/>
              <w:rFonts w:cs="Times New Roman"/>
              <w:lang w:val="sr-Cyrl-BA"/>
            </w:rPr>
            <w:fldChar w:fldCharType="begin"/>
          </w:r>
          <w:r w:rsidR="00912128" w:rsidRPr="00BE13A5">
            <w:rPr>
              <w:rStyle w:val="jlqj4b"/>
              <w:rFonts w:cs="Times New Roman"/>
              <w:lang w:val="sr-Cyrl-BA"/>
            </w:rPr>
            <w:instrText xml:space="preserve"> CITATION Rus10 \l 6170 </w:instrText>
          </w:r>
          <w:r w:rsidR="00912128" w:rsidRPr="00BE13A5">
            <w:rPr>
              <w:rStyle w:val="jlqj4b"/>
              <w:rFonts w:cs="Times New Roman"/>
              <w:lang w:val="sr-Cyrl-BA"/>
            </w:rPr>
            <w:fldChar w:fldCharType="separate"/>
          </w:r>
          <w:r w:rsidR="00A927A8">
            <w:rPr>
              <w:rStyle w:val="jlqj4b"/>
              <w:rFonts w:cs="Times New Roman"/>
              <w:noProof/>
              <w:lang w:val="sr-Cyrl-BA"/>
            </w:rPr>
            <w:t xml:space="preserve"> </w:t>
          </w:r>
          <w:r w:rsidR="00A927A8" w:rsidRPr="00A927A8">
            <w:rPr>
              <w:rFonts w:cs="Times New Roman"/>
              <w:noProof/>
              <w:lang w:val="sr-Cyrl-BA"/>
            </w:rPr>
            <w:t>[3]</w:t>
          </w:r>
          <w:r w:rsidR="00912128" w:rsidRPr="00BE13A5">
            <w:rPr>
              <w:rStyle w:val="jlqj4b"/>
              <w:rFonts w:cs="Times New Roman"/>
              <w:lang w:val="sr-Cyrl-BA"/>
            </w:rPr>
            <w:fldChar w:fldCharType="end"/>
          </w:r>
        </w:sdtContent>
      </w:sdt>
    </w:p>
    <w:p w14:paraId="03B700D5" w14:textId="5CF69833" w:rsidR="00DF7825" w:rsidRPr="00BE13A5" w:rsidRDefault="00C509AB" w:rsidP="00450229">
      <w:pPr>
        <w:pStyle w:val="NoSpacing"/>
        <w:rPr>
          <w:rStyle w:val="jlqj4b"/>
          <w:rFonts w:cs="Times New Roman"/>
          <w:lang w:val="sr-Cyrl-BA"/>
        </w:rPr>
      </w:pPr>
      <w:r w:rsidRPr="00BE13A5">
        <w:rPr>
          <w:rStyle w:val="jlqj4b"/>
          <w:rFonts w:cs="Times New Roman"/>
          <w:lang w:val="sr-Cyrl-BA"/>
        </w:rPr>
        <w:t>Вјештачка интелигенција тренутно обухвата огроман број области, као што су играње шаха, доказивање математичких теорема, писање поезије,</w:t>
      </w:r>
      <w:r w:rsidRPr="00BE13A5">
        <w:rPr>
          <w:rStyle w:val="viiyi"/>
          <w:rFonts w:cs="Times New Roman"/>
          <w:lang w:val="sr-Cyrl-BA"/>
        </w:rPr>
        <w:t xml:space="preserve"> </w:t>
      </w:r>
      <w:r w:rsidRPr="00BE13A5">
        <w:rPr>
          <w:rStyle w:val="jlqj4b"/>
          <w:rFonts w:cs="Times New Roman"/>
          <w:lang w:val="sr-Cyrl-BA"/>
        </w:rPr>
        <w:t>вожњ</w:t>
      </w:r>
      <w:r w:rsidR="00835E41" w:rsidRPr="00BE13A5">
        <w:rPr>
          <w:rStyle w:val="jlqj4b"/>
          <w:rFonts w:cs="Times New Roman"/>
          <w:lang w:val="sr-Cyrl-BA"/>
        </w:rPr>
        <w:t>а</w:t>
      </w:r>
      <w:r w:rsidRPr="00BE13A5">
        <w:rPr>
          <w:rStyle w:val="jlqj4b"/>
          <w:rFonts w:cs="Times New Roman"/>
          <w:lang w:val="sr-Cyrl-BA"/>
        </w:rPr>
        <w:t xml:space="preserve"> аутомобила у препуној улици и дијагностиковањ</w:t>
      </w:r>
      <w:r w:rsidR="00835E41" w:rsidRPr="00BE13A5">
        <w:rPr>
          <w:rStyle w:val="jlqj4b"/>
          <w:rFonts w:cs="Times New Roman"/>
          <w:lang w:val="sr-Cyrl-BA"/>
        </w:rPr>
        <w:t>е</w:t>
      </w:r>
      <w:r w:rsidRPr="00BE13A5">
        <w:rPr>
          <w:rStyle w:val="jlqj4b"/>
          <w:rFonts w:cs="Times New Roman"/>
          <w:lang w:val="sr-Cyrl-BA"/>
        </w:rPr>
        <w:t xml:space="preserve"> болести.</w:t>
      </w:r>
      <w:r w:rsidRPr="00BE13A5">
        <w:rPr>
          <w:rStyle w:val="viiyi"/>
          <w:rFonts w:cs="Times New Roman"/>
          <w:lang w:val="sr-Cyrl-BA"/>
        </w:rPr>
        <w:t xml:space="preserve"> </w:t>
      </w:r>
      <w:r w:rsidR="00E87F16" w:rsidRPr="00A5730F">
        <w:rPr>
          <w:rStyle w:val="jlqj4b"/>
          <w:rFonts w:cs="Times New Roman"/>
          <w:lang w:val="sr-Cyrl-BA"/>
        </w:rPr>
        <w:t>Она</w:t>
      </w:r>
      <w:r w:rsidRPr="00BE13A5">
        <w:rPr>
          <w:rStyle w:val="jlqj4b"/>
          <w:rFonts w:cs="Times New Roman"/>
          <w:lang w:val="sr-Cyrl-BA"/>
        </w:rPr>
        <w:t xml:space="preserve"> </w:t>
      </w:r>
      <w:r w:rsidR="00E87F16" w:rsidRPr="00A5730F">
        <w:rPr>
          <w:rStyle w:val="jlqj4b"/>
          <w:rFonts w:cs="Times New Roman"/>
          <w:lang w:val="sr-Cyrl-BA"/>
        </w:rPr>
        <w:t>може значајно унаприједити многе</w:t>
      </w:r>
      <w:r w:rsidR="00D3649A" w:rsidRPr="00BE13A5">
        <w:rPr>
          <w:rStyle w:val="jlqj4b"/>
          <w:rFonts w:cs="Times New Roman"/>
          <w:lang w:val="sr-Cyrl-BA"/>
        </w:rPr>
        <w:t xml:space="preserve"> </w:t>
      </w:r>
      <w:r w:rsidR="00A657BD" w:rsidRPr="00A5730F">
        <w:rPr>
          <w:rStyle w:val="jlqj4b"/>
          <w:rFonts w:cs="Times New Roman"/>
          <w:lang w:val="sr-Cyrl-BA"/>
        </w:rPr>
        <w:t xml:space="preserve">задатке за које </w:t>
      </w:r>
      <w:r w:rsidR="008E79AE" w:rsidRPr="00A5730F">
        <w:rPr>
          <w:rStyle w:val="jlqj4b"/>
          <w:rFonts w:cs="Times New Roman"/>
          <w:lang w:val="sr-Cyrl-BA"/>
        </w:rPr>
        <w:t>је</w:t>
      </w:r>
      <w:r w:rsidR="00A657BD" w:rsidRPr="00A5730F">
        <w:rPr>
          <w:rStyle w:val="jlqj4b"/>
          <w:rFonts w:cs="Times New Roman"/>
          <w:lang w:val="sr-Cyrl-BA"/>
        </w:rPr>
        <w:t xml:space="preserve"> до сада сматра</w:t>
      </w:r>
      <w:r w:rsidR="008E79AE" w:rsidRPr="00A5730F">
        <w:rPr>
          <w:rStyle w:val="jlqj4b"/>
          <w:rFonts w:cs="Times New Roman"/>
          <w:lang w:val="sr-Cyrl-BA"/>
        </w:rPr>
        <w:t>но</w:t>
      </w:r>
      <w:r w:rsidR="00A657BD" w:rsidRPr="00A5730F">
        <w:rPr>
          <w:rStyle w:val="jlqj4b"/>
          <w:rFonts w:cs="Times New Roman"/>
          <w:lang w:val="sr-Cyrl-BA"/>
        </w:rPr>
        <w:t xml:space="preserve"> да је потребна интелигенција</w:t>
      </w:r>
      <w:r w:rsidRPr="00BE13A5">
        <w:rPr>
          <w:rStyle w:val="jlqj4b"/>
          <w:rFonts w:cs="Times New Roman"/>
          <w:lang w:val="sr-Cyrl-BA"/>
        </w:rPr>
        <w:t>.</w:t>
      </w:r>
      <w:sdt>
        <w:sdtPr>
          <w:rPr>
            <w:rStyle w:val="jlqj4b"/>
            <w:rFonts w:cs="Times New Roman"/>
            <w:lang w:val="sr-Cyrl-BA"/>
          </w:rPr>
          <w:id w:val="-1562251557"/>
          <w:citation/>
        </w:sdtPr>
        <w:sdtContent>
          <w:r w:rsidRPr="00BE13A5">
            <w:rPr>
              <w:rStyle w:val="jlqj4b"/>
              <w:rFonts w:cs="Times New Roman"/>
              <w:lang w:val="sr-Cyrl-BA"/>
            </w:rPr>
            <w:fldChar w:fldCharType="begin"/>
          </w:r>
          <w:r w:rsidRPr="00BE13A5">
            <w:rPr>
              <w:rStyle w:val="jlqj4b"/>
              <w:rFonts w:cs="Times New Roman"/>
              <w:lang w:val="sr-Cyrl-BA"/>
            </w:rPr>
            <w:instrText xml:space="preserve"> CITATION Rus10 \l 6170 </w:instrText>
          </w:r>
          <w:r w:rsidRPr="00BE13A5">
            <w:rPr>
              <w:rStyle w:val="jlqj4b"/>
              <w:rFonts w:cs="Times New Roman"/>
              <w:lang w:val="sr-Cyrl-BA"/>
            </w:rPr>
            <w:fldChar w:fldCharType="separate"/>
          </w:r>
          <w:r w:rsidR="00A927A8">
            <w:rPr>
              <w:rStyle w:val="jlqj4b"/>
              <w:rFonts w:cs="Times New Roman"/>
              <w:noProof/>
              <w:lang w:val="sr-Cyrl-BA"/>
            </w:rPr>
            <w:t xml:space="preserve"> </w:t>
          </w:r>
          <w:r w:rsidR="00A927A8" w:rsidRPr="00A927A8">
            <w:rPr>
              <w:rFonts w:cs="Times New Roman"/>
              <w:noProof/>
              <w:lang w:val="sr-Cyrl-BA"/>
            </w:rPr>
            <w:t>[3]</w:t>
          </w:r>
          <w:r w:rsidRPr="00BE13A5">
            <w:rPr>
              <w:rStyle w:val="jlqj4b"/>
              <w:rFonts w:cs="Times New Roman"/>
              <w:lang w:val="sr-Cyrl-BA"/>
            </w:rPr>
            <w:fldChar w:fldCharType="end"/>
          </w:r>
        </w:sdtContent>
      </w:sdt>
    </w:p>
    <w:p w14:paraId="77E6F17A" w14:textId="71CBE821" w:rsidR="00E87F16" w:rsidRPr="00BE13A5" w:rsidRDefault="0092316D" w:rsidP="00BE13A5">
      <w:pPr>
        <w:pStyle w:val="NoSpacing"/>
        <w:rPr>
          <w:rFonts w:cs="Times New Roman"/>
          <w:lang w:val="sr-Cyrl-BA"/>
        </w:rPr>
      </w:pPr>
      <w:r w:rsidRPr="00A5730F">
        <w:rPr>
          <w:rStyle w:val="jlqj4b"/>
          <w:rFonts w:cs="Times New Roman"/>
          <w:lang w:val="sr-Cyrl-BA"/>
        </w:rPr>
        <w:t>До нагле популаризације вјештачке интелигенције и појачаног интересовања за њен</w:t>
      </w:r>
      <w:r w:rsidR="00835E41" w:rsidRPr="00A5730F">
        <w:rPr>
          <w:rStyle w:val="jlqj4b"/>
          <w:rFonts w:cs="Times New Roman"/>
          <w:lang w:val="sr-Cyrl-BA"/>
        </w:rPr>
        <w:t>е</w:t>
      </w:r>
      <w:r w:rsidRPr="00A5730F">
        <w:rPr>
          <w:rStyle w:val="jlqj4b"/>
          <w:rFonts w:cs="Times New Roman"/>
          <w:lang w:val="sr-Cyrl-BA"/>
        </w:rPr>
        <w:t xml:space="preserve"> могуће примјене у физичком свијету, довели су пројекти човјеколиког робота (Atlas) и роботског пса (Spot) америчке компаније </w:t>
      </w:r>
      <w:commentRangeStart w:id="259"/>
      <w:r w:rsidRPr="00BE13A5">
        <w:rPr>
          <w:rStyle w:val="jlqj4b"/>
          <w:rFonts w:cs="Times New Roman"/>
          <w:i/>
          <w:iCs/>
          <w:lang w:val="sr-Cyrl-BA"/>
        </w:rPr>
        <w:t xml:space="preserve">Boston </w:t>
      </w:r>
      <w:commentRangeStart w:id="260"/>
      <w:r w:rsidRPr="00BE13A5">
        <w:rPr>
          <w:rStyle w:val="jlqj4b"/>
          <w:rFonts w:cs="Times New Roman"/>
          <w:i/>
          <w:iCs/>
          <w:lang w:val="sr-Cyrl-BA"/>
        </w:rPr>
        <w:t>Dynamic</w:t>
      </w:r>
      <w:commentRangeEnd w:id="259"/>
      <w:r w:rsidR="005B5774" w:rsidRPr="00BE13A5">
        <w:rPr>
          <w:rStyle w:val="CommentReference"/>
          <w:rFonts w:cs="Times New Roman"/>
          <w:lang w:val="sr-Cyrl-BA"/>
        </w:rPr>
        <w:commentReference w:id="259"/>
      </w:r>
      <w:r w:rsidR="00106EBC" w:rsidRPr="00BE13A5">
        <w:rPr>
          <w:rStyle w:val="jlqj4b"/>
          <w:rFonts w:cs="Times New Roman"/>
          <w:i/>
          <w:iCs/>
          <w:lang w:val="sr-Cyrl-BA"/>
        </w:rPr>
        <w:t>s</w:t>
      </w:r>
      <w:r w:rsidR="00106EBC" w:rsidRPr="00BE13A5">
        <w:rPr>
          <w:rStyle w:val="FootnoteReference"/>
          <w:rFonts w:cs="Times New Roman"/>
          <w:i/>
          <w:iCs/>
          <w:lang w:val="sr-Cyrl-BA"/>
        </w:rPr>
        <w:footnoteReference w:id="7"/>
      </w:r>
      <w:r w:rsidR="00D80636" w:rsidRPr="00BE13A5">
        <w:rPr>
          <w:rStyle w:val="jlqj4b"/>
          <w:rFonts w:cs="Times New Roman"/>
          <w:i/>
          <w:iCs/>
          <w:lang w:val="sr-Cyrl-BA"/>
        </w:rPr>
        <w:t xml:space="preserve"> </w:t>
      </w:r>
      <w:r w:rsidR="00D80636" w:rsidRPr="00A5730F">
        <w:rPr>
          <w:rStyle w:val="jlqj4b"/>
          <w:rFonts w:cs="Times New Roman"/>
          <w:lang w:val="sr-Cyrl-BA"/>
        </w:rPr>
        <w:t>(слика 2.1)</w:t>
      </w:r>
      <w:r w:rsidRPr="00A5730F">
        <w:rPr>
          <w:rStyle w:val="jlqj4b"/>
          <w:rFonts w:cs="Times New Roman"/>
          <w:lang w:val="sr-Cyrl-BA"/>
        </w:rPr>
        <w:t>.</w:t>
      </w:r>
      <w:commentRangeEnd w:id="260"/>
      <w:r w:rsidR="005B5774" w:rsidRPr="00BE13A5">
        <w:rPr>
          <w:rStyle w:val="CommentReference"/>
          <w:rFonts w:cs="Times New Roman"/>
          <w:lang w:val="sr-Cyrl-BA"/>
        </w:rPr>
        <w:commentReference w:id="260"/>
      </w:r>
    </w:p>
    <w:p w14:paraId="3CDE6597" w14:textId="1C25F9A5" w:rsidR="0092316D" w:rsidRPr="00BE13A5" w:rsidRDefault="0092316D" w:rsidP="00BE13A5">
      <w:pPr>
        <w:pStyle w:val="NoSpacing"/>
        <w:spacing w:before="240"/>
        <w:ind w:firstLine="0"/>
        <w:jc w:val="center"/>
        <w:rPr>
          <w:rFonts w:cs="Times New Roman"/>
          <w:lang w:val="sr-Cyrl-BA"/>
        </w:rPr>
      </w:pPr>
      <w:r w:rsidRPr="00BE13A5">
        <w:rPr>
          <w:rFonts w:cs="Times New Roman"/>
          <w:noProof/>
          <w:lang w:val="sr-Cyrl-BA"/>
        </w:rPr>
        <w:drawing>
          <wp:inline distT="0" distB="0" distL="0" distR="0" wp14:anchorId="0EA05C82" wp14:editId="02E69DE2">
            <wp:extent cx="2374265" cy="2546350"/>
            <wp:effectExtent l="19050" t="19050" r="26035" b="25400"/>
            <wp:docPr id="2137095131" name="Picture 1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583" b="3248"/>
                    <a:stretch/>
                  </pic:blipFill>
                  <pic:spPr bwMode="auto">
                    <a:xfrm>
                      <a:off x="0" y="0"/>
                      <a:ext cx="2383891" cy="255667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54F4387" w14:textId="76D31B99" w:rsidR="0092316D" w:rsidRPr="00BE13A5" w:rsidRDefault="0092316D" w:rsidP="00BE13A5">
      <w:pPr>
        <w:pStyle w:val="NoSpacing"/>
        <w:ind w:firstLine="0"/>
        <w:jc w:val="center"/>
        <w:rPr>
          <w:rStyle w:val="jlqj4b"/>
          <w:rFonts w:cs="Times New Roman"/>
          <w:sz w:val="22"/>
          <w:lang w:val="sr-Cyrl-BA"/>
        </w:rPr>
      </w:pPr>
      <w:r w:rsidRPr="00A5730F">
        <w:rPr>
          <w:rFonts w:cs="Times New Roman"/>
          <w:i/>
          <w:iCs/>
          <w:lang w:val="sr-Cyrl-BA"/>
        </w:rPr>
        <w:t xml:space="preserve">Слика </w:t>
      </w:r>
      <w:r w:rsidRPr="00BE13A5">
        <w:rPr>
          <w:rFonts w:cs="Times New Roman"/>
          <w:i/>
          <w:iCs/>
          <w:lang w:val="sr-Cyrl-BA"/>
        </w:rPr>
        <w:t>2.</w:t>
      </w:r>
      <w:r w:rsidR="004B2026" w:rsidRPr="00A5730F">
        <w:rPr>
          <w:rFonts w:cs="Times New Roman"/>
          <w:i/>
          <w:iCs/>
          <w:lang w:val="sr-Cyrl-BA"/>
        </w:rPr>
        <w:t>1</w:t>
      </w:r>
      <w:r w:rsidRPr="00A5730F">
        <w:rPr>
          <w:rFonts w:cs="Times New Roman"/>
          <w:i/>
          <w:iCs/>
          <w:lang w:val="sr-Cyrl-BA"/>
        </w:rPr>
        <w:t xml:space="preserve">. Роботски пас и човјеколики робот компаније </w:t>
      </w:r>
      <w:r w:rsidRPr="00BE13A5">
        <w:rPr>
          <w:rFonts w:cs="Times New Roman"/>
          <w:i/>
          <w:iCs/>
          <w:lang w:val="sr-Cyrl-BA"/>
        </w:rPr>
        <w:t>Boston Dynamics</w:t>
      </w:r>
    </w:p>
    <w:p w14:paraId="1EA78D40" w14:textId="1585DA41" w:rsidR="00FF08FC" w:rsidRPr="00BE13A5" w:rsidRDefault="00FF08FC" w:rsidP="00BE13A5">
      <w:pPr>
        <w:pStyle w:val="NoSpacing"/>
        <w:spacing w:before="240"/>
        <w:rPr>
          <w:rFonts w:cs="Times New Roman"/>
          <w:lang w:val="sr-Cyrl-BA"/>
        </w:rPr>
      </w:pPr>
      <w:r w:rsidRPr="00BE13A5">
        <w:rPr>
          <w:rFonts w:cs="Times New Roman"/>
          <w:lang w:val="sr-Cyrl-BA"/>
        </w:rPr>
        <w:t>У пос</w:t>
      </w:r>
      <w:r w:rsidR="007B6A1A" w:rsidRPr="00BE13A5">
        <w:rPr>
          <w:rFonts w:cs="Times New Roman"/>
          <w:lang w:val="sr-Cyrl-BA"/>
        </w:rPr>
        <w:t>љ</w:t>
      </w:r>
      <w:r w:rsidRPr="00BE13A5">
        <w:rPr>
          <w:rFonts w:cs="Times New Roman"/>
          <w:lang w:val="sr-Cyrl-BA"/>
        </w:rPr>
        <w:t>едње вр</w:t>
      </w:r>
      <w:r w:rsidR="007B6A1A" w:rsidRPr="00BE13A5">
        <w:rPr>
          <w:rFonts w:cs="Times New Roman"/>
          <w:lang w:val="sr-Cyrl-BA"/>
        </w:rPr>
        <w:t>иј</w:t>
      </w:r>
      <w:r w:rsidRPr="00BE13A5">
        <w:rPr>
          <w:rFonts w:cs="Times New Roman"/>
          <w:lang w:val="sr-Cyrl-BA"/>
        </w:rPr>
        <w:t xml:space="preserve">еме, </w:t>
      </w:r>
      <w:commentRangeStart w:id="261"/>
      <w:r w:rsidRPr="00BE13A5">
        <w:rPr>
          <w:rFonts w:cs="Times New Roman"/>
          <w:i/>
          <w:iCs/>
          <w:lang w:val="sr-Cyrl-BA"/>
        </w:rPr>
        <w:t>ChatGPT</w:t>
      </w:r>
      <w:r w:rsidR="00627AA2" w:rsidRPr="00A5730F">
        <w:rPr>
          <w:rStyle w:val="FootnoteReference"/>
          <w:rFonts w:cs="Times New Roman"/>
          <w:i/>
          <w:iCs/>
          <w:lang w:val="sr-Cyrl-BA"/>
        </w:rPr>
        <w:footnoteReference w:id="8"/>
      </w:r>
      <w:r w:rsidRPr="00BE13A5">
        <w:rPr>
          <w:rFonts w:cs="Times New Roman"/>
          <w:lang w:val="sr-Cyrl-BA"/>
        </w:rPr>
        <w:t xml:space="preserve"> </w:t>
      </w:r>
      <w:commentRangeEnd w:id="261"/>
      <w:r w:rsidR="005B5774" w:rsidRPr="00BE13A5">
        <w:rPr>
          <w:rStyle w:val="CommentReference"/>
          <w:rFonts w:cs="Times New Roman"/>
          <w:lang w:val="sr-Cyrl-BA"/>
        </w:rPr>
        <w:commentReference w:id="261"/>
      </w:r>
      <w:r w:rsidR="001C6FF9" w:rsidRPr="00BE13A5">
        <w:rPr>
          <w:rFonts w:cs="Times New Roman"/>
          <w:lang w:val="sr-Cyrl-BA"/>
        </w:rPr>
        <w:t xml:space="preserve">компаније </w:t>
      </w:r>
      <w:commentRangeStart w:id="262"/>
      <w:r w:rsidR="001C6FF9" w:rsidRPr="00BE13A5">
        <w:rPr>
          <w:rFonts w:cs="Times New Roman"/>
          <w:i/>
          <w:iCs/>
          <w:lang w:val="sr-Cyrl-BA"/>
        </w:rPr>
        <w:t>Open AI</w:t>
      </w:r>
      <w:r w:rsidR="00106EBC" w:rsidRPr="00A5730F">
        <w:rPr>
          <w:rStyle w:val="FootnoteReference"/>
          <w:rFonts w:cs="Times New Roman"/>
          <w:i/>
          <w:iCs/>
          <w:lang w:val="sr-Cyrl-BA"/>
        </w:rPr>
        <w:footnoteReference w:id="9"/>
      </w:r>
      <w:r w:rsidR="001C6FF9" w:rsidRPr="00BE13A5">
        <w:rPr>
          <w:rFonts w:cs="Times New Roman"/>
          <w:lang w:val="sr-Cyrl-BA"/>
        </w:rPr>
        <w:t xml:space="preserve"> </w:t>
      </w:r>
      <w:commentRangeEnd w:id="262"/>
      <w:r w:rsidR="005B5774" w:rsidRPr="00BE13A5">
        <w:rPr>
          <w:rStyle w:val="CommentReference"/>
          <w:rFonts w:cs="Times New Roman"/>
          <w:lang w:val="sr-Cyrl-BA"/>
        </w:rPr>
        <w:commentReference w:id="262"/>
      </w:r>
      <w:r w:rsidR="00D00F88" w:rsidRPr="00A5730F">
        <w:rPr>
          <w:rFonts w:cs="Times New Roman"/>
          <w:lang w:val="sr-Cyrl-BA"/>
        </w:rPr>
        <w:t xml:space="preserve">и </w:t>
      </w:r>
      <w:r w:rsidR="00D00F88" w:rsidRPr="00BE13A5">
        <w:rPr>
          <w:rFonts w:cs="Times New Roman"/>
          <w:i/>
          <w:iCs/>
          <w:lang w:val="sr-Cyrl-BA"/>
        </w:rPr>
        <w:t>Gemini</w:t>
      </w:r>
      <w:r w:rsidR="00D00F88" w:rsidRPr="00BE13A5">
        <w:rPr>
          <w:rStyle w:val="FootnoteReference"/>
          <w:rFonts w:cs="Times New Roman"/>
          <w:i/>
          <w:iCs/>
          <w:lang w:val="sr-Cyrl-BA"/>
        </w:rPr>
        <w:footnoteReference w:id="10"/>
      </w:r>
      <w:r w:rsidR="00D00F88" w:rsidRPr="00BE13A5">
        <w:rPr>
          <w:rFonts w:cs="Times New Roman"/>
          <w:lang w:val="sr-Cyrl-BA"/>
        </w:rPr>
        <w:t xml:space="preserve"> </w:t>
      </w:r>
      <w:r w:rsidR="00D00F88" w:rsidRPr="00A5730F">
        <w:rPr>
          <w:rFonts w:cs="Times New Roman"/>
          <w:lang w:val="sr-Cyrl-BA"/>
        </w:rPr>
        <w:t xml:space="preserve">копаније </w:t>
      </w:r>
      <w:r w:rsidR="00D00F88" w:rsidRPr="00BE13A5">
        <w:rPr>
          <w:rFonts w:cs="Times New Roman"/>
          <w:i/>
          <w:iCs/>
          <w:lang w:val="sr-Cyrl-BA"/>
        </w:rPr>
        <w:t xml:space="preserve">Google </w:t>
      </w:r>
      <w:r w:rsidR="00D00F88" w:rsidRPr="00A5730F">
        <w:rPr>
          <w:rFonts w:cs="Times New Roman"/>
          <w:lang w:val="sr-Cyrl-BA"/>
        </w:rPr>
        <w:t>су</w:t>
      </w:r>
      <w:r w:rsidRPr="00BE13A5">
        <w:rPr>
          <w:rFonts w:cs="Times New Roman"/>
          <w:lang w:val="sr-Cyrl-BA"/>
        </w:rPr>
        <w:t xml:space="preserve"> дов</w:t>
      </w:r>
      <w:r w:rsidR="00D00F88" w:rsidRPr="00A5730F">
        <w:rPr>
          <w:rFonts w:cs="Times New Roman"/>
          <w:lang w:val="sr-Cyrl-BA"/>
        </w:rPr>
        <w:t>ели</w:t>
      </w:r>
      <w:r w:rsidRPr="00BE13A5">
        <w:rPr>
          <w:rFonts w:cs="Times New Roman"/>
          <w:lang w:val="sr-Cyrl-BA"/>
        </w:rPr>
        <w:t xml:space="preserve"> до наглог повећања интересовања шире јавности за вјештачку интелигенцију. Међутим, ово повећање интересовања истовремено отвара и питање ограничавања развоја вјештачке интелигенције.</w:t>
      </w:r>
      <w:r w:rsidR="00AA14F0" w:rsidRPr="00BE13A5">
        <w:rPr>
          <w:rFonts w:cs="Times New Roman"/>
          <w:lang w:val="sr-Cyrl-BA"/>
        </w:rPr>
        <w:t xml:space="preserve"> </w:t>
      </w:r>
      <w:r w:rsidRPr="00BE13A5">
        <w:rPr>
          <w:rFonts w:cs="Times New Roman"/>
          <w:lang w:val="sr-Cyrl-BA"/>
        </w:rPr>
        <w:t>Људи постају свјесни важности етичких, правних и друштвених аспеката ове технологије и постаје све битније потражити одговоре на питања о томе како осигурати да вјештачка интелигенција буде развијена на начин који користи цјелокупном чов</w:t>
      </w:r>
      <w:r w:rsidR="007B6A1A" w:rsidRPr="00BE13A5">
        <w:rPr>
          <w:rFonts w:cs="Times New Roman"/>
          <w:lang w:val="sr-Cyrl-BA"/>
        </w:rPr>
        <w:t>ј</w:t>
      </w:r>
      <w:r w:rsidRPr="00BE13A5">
        <w:rPr>
          <w:rFonts w:cs="Times New Roman"/>
          <w:lang w:val="sr-Cyrl-BA"/>
        </w:rPr>
        <w:t>ечанству.</w:t>
      </w:r>
    </w:p>
    <w:p w14:paraId="604BD7B8" w14:textId="6915E8BB" w:rsidR="00602825" w:rsidRPr="00A5730F" w:rsidRDefault="00602825" w:rsidP="00D80636">
      <w:pPr>
        <w:pStyle w:val="NoSpacing"/>
        <w:rPr>
          <w:rFonts w:cs="Times New Roman"/>
          <w:lang w:val="sr-Cyrl-BA"/>
        </w:rPr>
      </w:pPr>
      <w:r w:rsidRPr="00BE13A5">
        <w:rPr>
          <w:rFonts w:cs="Times New Roman"/>
          <w:lang w:val="sr-Cyrl-BA"/>
        </w:rPr>
        <w:t xml:space="preserve">ChatGPT </w:t>
      </w:r>
      <w:r w:rsidRPr="00A5730F">
        <w:rPr>
          <w:rFonts w:cs="Times New Roman"/>
          <w:lang w:val="sr-Cyrl-BA"/>
        </w:rPr>
        <w:t xml:space="preserve">је изазвао велики број расправа о будућности и регулацији вјештачке интелигенције. Ово се догодило јер је широј јавности први пут дочаран прави потенцијал </w:t>
      </w:r>
      <w:r w:rsidRPr="00A5730F">
        <w:rPr>
          <w:rFonts w:cs="Times New Roman"/>
          <w:lang w:val="sr-Cyrl-BA"/>
        </w:rPr>
        <w:lastRenderedPageBreak/>
        <w:t>вјештачке интелигенције да „размишља“ и комуницира на начин који је до сада био могућ само у научној фантастици.</w:t>
      </w:r>
    </w:p>
    <w:p w14:paraId="42D84777" w14:textId="4B12BC7D" w:rsidR="007B6A1A" w:rsidRPr="00BE13A5" w:rsidRDefault="00602825" w:rsidP="00442DE9">
      <w:pPr>
        <w:pStyle w:val="NoSpacing"/>
        <w:rPr>
          <w:rFonts w:cs="Times New Roman"/>
          <w:lang w:val="sr-Cyrl-BA"/>
        </w:rPr>
      </w:pPr>
      <w:r w:rsidRPr="00A5730F">
        <w:rPr>
          <w:rFonts w:cs="Times New Roman"/>
          <w:lang w:val="sr-Cyrl-BA"/>
        </w:rPr>
        <w:t xml:space="preserve">Његова могућност да генерише кохерентне и често импресивне текстове на основу корисничких упита и наредби </w:t>
      </w:r>
      <w:r w:rsidR="00912128" w:rsidRPr="00A5730F">
        <w:rPr>
          <w:rFonts w:cs="Times New Roman"/>
          <w:lang w:val="sr-Cyrl-BA"/>
        </w:rPr>
        <w:t xml:space="preserve">(слика 2.2) </w:t>
      </w:r>
      <w:r w:rsidRPr="00A5730F">
        <w:rPr>
          <w:rFonts w:cs="Times New Roman"/>
          <w:lang w:val="sr-Cyrl-BA"/>
        </w:rPr>
        <w:t xml:space="preserve">отворила је многе етичке, филозофске и техничке расправе. Критичари су брзо скренули пажњу на потенцијалне опасности које вјештачка интелигенција може </w:t>
      </w:r>
      <w:r w:rsidR="005C5460" w:rsidRPr="00A5730F">
        <w:rPr>
          <w:rFonts w:cs="Times New Roman"/>
          <w:lang w:val="sr-Cyrl-BA"/>
        </w:rPr>
        <w:t xml:space="preserve">представљати, позивајући на опрез и строже регулативе. </w:t>
      </w:r>
    </w:p>
    <w:p w14:paraId="3DDBFEAA" w14:textId="5712BEB6" w:rsidR="0092316D" w:rsidRPr="00BE13A5" w:rsidRDefault="00D80636" w:rsidP="00BE13A5">
      <w:pPr>
        <w:pStyle w:val="NoSpacing"/>
        <w:spacing w:before="240"/>
        <w:ind w:firstLine="0"/>
        <w:jc w:val="center"/>
        <w:rPr>
          <w:rStyle w:val="jlqj4b"/>
          <w:rFonts w:cs="Times New Roman"/>
          <w:lang w:val="sr-Cyrl-BA"/>
        </w:rPr>
      </w:pPr>
      <w:r w:rsidRPr="00BE13A5">
        <w:rPr>
          <w:rStyle w:val="jlqj4b"/>
          <w:rFonts w:cs="Times New Roman"/>
          <w:noProof/>
          <w:lang w:val="sr-Cyrl-BA"/>
        </w:rPr>
        <w:drawing>
          <wp:inline distT="0" distB="0" distL="0" distR="0" wp14:anchorId="453FEEB7" wp14:editId="7BD6D18F">
            <wp:extent cx="3315047" cy="2247875"/>
            <wp:effectExtent l="19050" t="19050" r="19050" b="19685"/>
            <wp:docPr id="2046562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72147" cy="2286594"/>
                    </a:xfrm>
                    <a:prstGeom prst="rect">
                      <a:avLst/>
                    </a:prstGeom>
                    <a:noFill/>
                    <a:ln>
                      <a:solidFill>
                        <a:schemeClr val="tx1"/>
                      </a:solidFill>
                    </a:ln>
                  </pic:spPr>
                </pic:pic>
              </a:graphicData>
            </a:graphic>
          </wp:inline>
        </w:drawing>
      </w:r>
    </w:p>
    <w:p w14:paraId="5645B731" w14:textId="16176218" w:rsidR="00AA14F0" w:rsidRPr="00A5730F" w:rsidRDefault="0092316D" w:rsidP="00442DE9">
      <w:pPr>
        <w:pStyle w:val="NoSpacing"/>
        <w:ind w:firstLine="0"/>
        <w:jc w:val="center"/>
        <w:rPr>
          <w:rStyle w:val="jlqj4b"/>
          <w:rFonts w:cs="Times New Roman"/>
          <w:i/>
          <w:iCs/>
          <w:lang w:val="sr-Cyrl-BA"/>
        </w:rPr>
      </w:pPr>
      <w:r w:rsidRPr="00A5730F">
        <w:rPr>
          <w:rFonts w:cs="Times New Roman"/>
          <w:i/>
          <w:iCs/>
          <w:lang w:val="sr-Cyrl-BA"/>
        </w:rPr>
        <w:t xml:space="preserve">Слика </w:t>
      </w:r>
      <w:r w:rsidRPr="00BE13A5">
        <w:rPr>
          <w:rFonts w:cs="Times New Roman"/>
          <w:i/>
          <w:iCs/>
          <w:lang w:val="sr-Cyrl-BA"/>
        </w:rPr>
        <w:t>2.</w:t>
      </w:r>
      <w:r w:rsidRPr="00A5730F">
        <w:rPr>
          <w:rFonts w:cs="Times New Roman"/>
          <w:i/>
          <w:iCs/>
          <w:lang w:val="sr-Cyrl-BA"/>
        </w:rPr>
        <w:t xml:space="preserve">2. </w:t>
      </w:r>
      <w:r w:rsidR="00D80636" w:rsidRPr="00BE13A5">
        <w:rPr>
          <w:rFonts w:cs="Times New Roman"/>
          <w:i/>
          <w:iCs/>
          <w:lang w:val="sr-Cyrl-BA"/>
        </w:rPr>
        <w:t xml:space="preserve">ChatGPT </w:t>
      </w:r>
      <w:r w:rsidR="00D80636" w:rsidRPr="00A5730F">
        <w:rPr>
          <w:rFonts w:cs="Times New Roman"/>
          <w:i/>
          <w:iCs/>
          <w:lang w:val="sr-Cyrl-BA"/>
        </w:rPr>
        <w:t>препознаје фотографију и пише пјесму о њој</w:t>
      </w:r>
      <w:r w:rsidR="00D80636" w:rsidRPr="00A5730F" w:rsidDel="00D80636">
        <w:rPr>
          <w:rFonts w:cs="Times New Roman"/>
          <w:i/>
          <w:iCs/>
          <w:lang w:val="sr-Cyrl-BA"/>
        </w:rPr>
        <w:t xml:space="preserve"> </w:t>
      </w:r>
    </w:p>
    <w:p w14:paraId="018C111D" w14:textId="767E44ED" w:rsidR="005C5460" w:rsidRPr="00BE13A5" w:rsidRDefault="00C509AB" w:rsidP="00BE13A5">
      <w:pPr>
        <w:pStyle w:val="NoSpacing"/>
        <w:spacing w:before="240" w:after="240"/>
        <w:rPr>
          <w:rFonts w:cs="Times New Roman"/>
          <w:lang w:val="sr-Cyrl-BA"/>
        </w:rPr>
      </w:pPr>
      <w:r w:rsidRPr="00BE13A5">
        <w:rPr>
          <w:rFonts w:cs="Times New Roman"/>
          <w:lang w:val="sr-Cyrl-BA"/>
        </w:rPr>
        <w:t>Неки од типичних примјера у којима се машинско учење показало као одговарајући алат су аутономна возила</w:t>
      </w:r>
      <w:r w:rsidR="005C5460" w:rsidRPr="00A5730F">
        <w:rPr>
          <w:rFonts w:cs="Times New Roman"/>
          <w:lang w:val="sr-Cyrl-BA"/>
        </w:rPr>
        <w:t xml:space="preserve"> (слика 2.4)</w:t>
      </w:r>
      <w:r w:rsidRPr="00BE13A5">
        <w:rPr>
          <w:rFonts w:cs="Times New Roman"/>
          <w:lang w:val="sr-Cyrl-BA"/>
        </w:rPr>
        <w:t xml:space="preserve">, препоручена претрага код интернетских претраживача, добијање повратне информације о томе шта купци мисле о </w:t>
      </w:r>
      <w:r w:rsidR="009A448C" w:rsidRPr="00BE13A5">
        <w:rPr>
          <w:rFonts w:cs="Times New Roman"/>
          <w:lang w:val="sr-Cyrl-BA"/>
        </w:rPr>
        <w:t>компанији</w:t>
      </w:r>
      <w:r w:rsidRPr="00BE13A5">
        <w:rPr>
          <w:rFonts w:cs="Times New Roman"/>
          <w:lang w:val="sr-Cyrl-BA"/>
        </w:rPr>
        <w:t>, препознавање нежељених порука, откривање превара.</w:t>
      </w:r>
    </w:p>
    <w:p w14:paraId="48B28279" w14:textId="3A296836" w:rsidR="005C5460" w:rsidRPr="00BE13A5" w:rsidRDefault="005C5460" w:rsidP="00BE13A5">
      <w:pPr>
        <w:pStyle w:val="NoSpacing"/>
        <w:ind w:firstLine="0"/>
        <w:jc w:val="center"/>
        <w:rPr>
          <w:rFonts w:cs="Times New Roman"/>
          <w:lang w:val="sr-Cyrl-BA"/>
        </w:rPr>
      </w:pPr>
      <w:r w:rsidRPr="00BE13A5">
        <w:rPr>
          <w:rFonts w:cs="Times New Roman"/>
          <w:noProof/>
          <w:lang w:val="sr-Cyrl-BA"/>
        </w:rPr>
        <w:drawing>
          <wp:inline distT="0" distB="0" distL="0" distR="0" wp14:anchorId="618FB6AF" wp14:editId="72932E98">
            <wp:extent cx="3130550" cy="2322992"/>
            <wp:effectExtent l="19050" t="19050" r="12700" b="20320"/>
            <wp:docPr id="1593124881" name="Picture 11" descr="Tesla tests drivers to trust them to supervise experimental Autopilot | Ars  Tech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sla tests drivers to trust them to supervise experimental Autopilot | Ars  Technica"/>
                    <pic:cNvPicPr>
                      <a:picLocks noChangeAspect="1" noChangeArrowheads="1"/>
                    </pic:cNvPicPr>
                  </pic:nvPicPr>
                  <pic:blipFill rotWithShape="1">
                    <a:blip r:embed="rId20">
                      <a:extLst>
                        <a:ext uri="{28A0092B-C50C-407E-A947-70E740481C1C}">
                          <a14:useLocalDpi xmlns:a14="http://schemas.microsoft.com/office/drawing/2010/main" val="0"/>
                        </a:ext>
                      </a:extLst>
                    </a:blip>
                    <a:srcRect l="7749" r="7174"/>
                    <a:stretch/>
                  </pic:blipFill>
                  <pic:spPr bwMode="auto">
                    <a:xfrm>
                      <a:off x="0" y="0"/>
                      <a:ext cx="3164456" cy="234815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13337B9" w14:textId="6F2B1487" w:rsidR="005C5460" w:rsidRPr="00BE13A5" w:rsidRDefault="005C5460" w:rsidP="00BE13A5">
      <w:pPr>
        <w:pStyle w:val="NoSpacing"/>
        <w:spacing w:after="240"/>
        <w:ind w:firstLine="0"/>
        <w:jc w:val="center"/>
        <w:rPr>
          <w:rFonts w:cs="Times New Roman"/>
          <w:lang w:val="sr-Cyrl-BA"/>
        </w:rPr>
      </w:pPr>
      <w:r w:rsidRPr="00A5730F">
        <w:rPr>
          <w:rFonts w:cs="Times New Roman"/>
          <w:i/>
          <w:iCs/>
          <w:lang w:val="sr-Cyrl-BA"/>
        </w:rPr>
        <w:t xml:space="preserve">Слика </w:t>
      </w:r>
      <w:r w:rsidRPr="00BE13A5">
        <w:rPr>
          <w:rFonts w:cs="Times New Roman"/>
          <w:i/>
          <w:iCs/>
          <w:lang w:val="sr-Cyrl-BA"/>
        </w:rPr>
        <w:t>2.</w:t>
      </w:r>
      <w:r w:rsidRPr="00A5730F">
        <w:rPr>
          <w:rFonts w:cs="Times New Roman"/>
          <w:i/>
          <w:iCs/>
          <w:lang w:val="sr-Cyrl-BA"/>
        </w:rPr>
        <w:t xml:space="preserve">4. Приказ аутономне промјене возне траке возила компаније </w:t>
      </w:r>
      <w:r w:rsidRPr="00BE13A5">
        <w:rPr>
          <w:rFonts w:cs="Times New Roman"/>
          <w:i/>
          <w:iCs/>
          <w:lang w:val="sr-Cyrl-BA"/>
        </w:rPr>
        <w:t>Tesla Motors</w:t>
      </w:r>
      <w:r w:rsidRPr="00A5730F">
        <w:rPr>
          <w:rFonts w:cs="Times New Roman"/>
          <w:i/>
          <w:iCs/>
          <w:lang w:val="sr-Cyrl-BA"/>
        </w:rPr>
        <w:t xml:space="preserve"> </w:t>
      </w:r>
      <w:r w:rsidRPr="00A5730F">
        <w:rPr>
          <w:rStyle w:val="FootnoteReference"/>
          <w:rFonts w:cs="Times New Roman"/>
          <w:i/>
          <w:iCs/>
          <w:lang w:val="sr-Cyrl-BA"/>
        </w:rPr>
        <w:footnoteReference w:id="11"/>
      </w:r>
      <w:r w:rsidRPr="00A5730F">
        <w:rPr>
          <w:rFonts w:cs="Times New Roman"/>
          <w:i/>
          <w:iCs/>
          <w:lang w:val="sr-Cyrl-BA"/>
        </w:rPr>
        <w:t xml:space="preserve"> </w:t>
      </w:r>
    </w:p>
    <w:p w14:paraId="535168C7" w14:textId="2B78816F" w:rsidR="0073124C" w:rsidRPr="00A5730F" w:rsidRDefault="00C509AB" w:rsidP="005C5460">
      <w:pPr>
        <w:pStyle w:val="NoSpacing"/>
        <w:ind w:firstLine="0"/>
        <w:rPr>
          <w:rFonts w:cs="Times New Roman"/>
          <w:lang w:val="sr-Cyrl-BA"/>
        </w:rPr>
      </w:pPr>
      <w:r w:rsidRPr="00BE13A5">
        <w:rPr>
          <w:rFonts w:cs="Times New Roman"/>
          <w:lang w:val="sr-Cyrl-BA"/>
        </w:rPr>
        <w:t>Технике машинског учења се обично дијеле на три области у зависности од врсте повратне информације доступне систему учења, а то су: надгледано учење, ненадгледано учење и учење уз подстицај</w:t>
      </w:r>
      <w:r w:rsidR="00FF08FC" w:rsidRPr="00BE13A5">
        <w:rPr>
          <w:rFonts w:cs="Times New Roman"/>
          <w:lang w:val="sr-Cyrl-BA"/>
        </w:rPr>
        <w:t>.</w:t>
      </w:r>
    </w:p>
    <w:p w14:paraId="6AFE1755" w14:textId="77777777" w:rsidR="00DF7825" w:rsidRPr="00A5730F" w:rsidRDefault="00C509AB" w:rsidP="00532390">
      <w:pPr>
        <w:pStyle w:val="Heading2"/>
        <w:numPr>
          <w:ilvl w:val="1"/>
          <w:numId w:val="1"/>
        </w:numPr>
        <w:rPr>
          <w:rFonts w:cs="Times New Roman"/>
          <w:lang w:val="sr-Cyrl-BA"/>
        </w:rPr>
      </w:pPr>
      <w:bookmarkStart w:id="263" w:name="_Toc162247162"/>
      <w:r w:rsidRPr="00A5730F">
        <w:rPr>
          <w:rFonts w:cs="Times New Roman"/>
          <w:lang w:val="sr-Cyrl-BA"/>
        </w:rPr>
        <w:lastRenderedPageBreak/>
        <w:t>Надгледано учење</w:t>
      </w:r>
      <w:bookmarkEnd w:id="263"/>
    </w:p>
    <w:p w14:paraId="13A0631F" w14:textId="0D6E2F31" w:rsidR="00F95C59" w:rsidRPr="00A5730F" w:rsidRDefault="00C509AB" w:rsidP="00BE13A5">
      <w:pPr>
        <w:pStyle w:val="NoSpacing"/>
        <w:spacing w:after="240"/>
        <w:rPr>
          <w:rStyle w:val="jlqj4b"/>
          <w:rFonts w:cs="Times New Roman"/>
          <w:sz w:val="28"/>
          <w:szCs w:val="32"/>
          <w:lang w:val="sr-Cyrl-BA"/>
        </w:rPr>
      </w:pPr>
      <w:r w:rsidRPr="00A5730F">
        <w:rPr>
          <w:rStyle w:val="jlqj4b"/>
          <w:rFonts w:cs="Times New Roman"/>
          <w:lang w:val="sr-Cyrl-BA"/>
        </w:rPr>
        <w:t>Надгледано</w:t>
      </w:r>
      <w:r w:rsidRPr="00BE13A5">
        <w:rPr>
          <w:rStyle w:val="jlqj4b"/>
          <w:rFonts w:cs="Times New Roman"/>
          <w:lang w:val="sr-Cyrl-BA"/>
        </w:rPr>
        <w:t xml:space="preserve"> учење</w:t>
      </w:r>
      <w:r w:rsidR="00880E45" w:rsidRPr="00BE13A5">
        <w:rPr>
          <w:rStyle w:val="jlqj4b"/>
          <w:rFonts w:cs="Times New Roman"/>
          <w:lang w:val="sr-Cyrl-BA"/>
        </w:rPr>
        <w:t xml:space="preserve"> </w:t>
      </w:r>
      <w:r w:rsidR="00880E45" w:rsidRPr="00BE13A5">
        <w:rPr>
          <w:rStyle w:val="jlqj4b"/>
          <w:rFonts w:cs="Times New Roman"/>
          <w:i/>
          <w:lang w:val="sr-Cyrl-BA"/>
        </w:rPr>
        <w:t>(</w:t>
      </w:r>
      <w:r w:rsidR="008278A8" w:rsidRPr="00A5730F">
        <w:rPr>
          <w:rStyle w:val="jlqj4b"/>
          <w:rFonts w:cs="Times New Roman"/>
          <w:i/>
          <w:lang w:val="sr-Cyrl-BA"/>
        </w:rPr>
        <w:t xml:space="preserve">енг. </w:t>
      </w:r>
      <w:r w:rsidR="00880E45" w:rsidRPr="00BE13A5">
        <w:rPr>
          <w:rStyle w:val="jlqj4b"/>
          <w:rFonts w:cs="Times New Roman"/>
          <w:i/>
          <w:lang w:val="sr-Cyrl-BA"/>
        </w:rPr>
        <w:t>Supervised Learning)</w:t>
      </w:r>
      <w:r w:rsidRPr="00BE13A5">
        <w:rPr>
          <w:rStyle w:val="jlqj4b"/>
          <w:rFonts w:cs="Times New Roman"/>
          <w:lang w:val="sr-Cyrl-BA"/>
        </w:rPr>
        <w:t xml:space="preserve"> је </w:t>
      </w:r>
      <w:r w:rsidRPr="00A5730F">
        <w:rPr>
          <w:rStyle w:val="jlqj4b"/>
          <w:rFonts w:cs="Times New Roman"/>
          <w:lang w:val="sr-Cyrl-BA"/>
        </w:rPr>
        <w:t xml:space="preserve">врста </w:t>
      </w:r>
      <w:r w:rsidRPr="00BE13A5">
        <w:rPr>
          <w:rStyle w:val="jlqj4b"/>
          <w:rFonts w:cs="Times New Roman"/>
          <w:lang w:val="sr-Cyrl-BA"/>
        </w:rPr>
        <w:t>машинског учења</w:t>
      </w:r>
      <w:r w:rsidR="00880E45" w:rsidRPr="00A5730F">
        <w:rPr>
          <w:rStyle w:val="jlqj4b"/>
          <w:rFonts w:cs="Times New Roman"/>
          <w:lang w:val="sr-Cyrl-BA"/>
        </w:rPr>
        <w:t xml:space="preserve"> у коме алгоритам проучава</w:t>
      </w:r>
      <w:r w:rsidRPr="00A5730F">
        <w:rPr>
          <w:rStyle w:val="jlqj4b"/>
          <w:rFonts w:cs="Times New Roman"/>
          <w:lang w:val="sr-Cyrl-BA"/>
        </w:rPr>
        <w:t xml:space="preserve"> </w:t>
      </w:r>
      <w:r w:rsidRPr="00BE13A5">
        <w:rPr>
          <w:rStyle w:val="jlqj4b"/>
          <w:rFonts w:cs="Times New Roman"/>
          <w:lang w:val="sr-Cyrl-BA"/>
        </w:rPr>
        <w:t>функциј</w:t>
      </w:r>
      <w:r w:rsidR="00880E45" w:rsidRPr="00A5730F">
        <w:rPr>
          <w:rStyle w:val="jlqj4b"/>
          <w:rFonts w:cs="Times New Roman"/>
          <w:lang w:val="sr-Cyrl-BA"/>
        </w:rPr>
        <w:t>у</w:t>
      </w:r>
      <w:r w:rsidRPr="00BE13A5">
        <w:rPr>
          <w:rStyle w:val="jlqj4b"/>
          <w:rFonts w:cs="Times New Roman"/>
          <w:lang w:val="sr-Cyrl-BA"/>
        </w:rPr>
        <w:t xml:space="preserve"> </w:t>
      </w:r>
      <w:r w:rsidR="00F95C59" w:rsidRPr="00A5730F">
        <w:rPr>
          <w:rStyle w:val="jlqj4b"/>
          <w:rFonts w:cs="Times New Roman"/>
          <w:lang w:val="sr-Cyrl-BA"/>
        </w:rPr>
        <w:t xml:space="preserve">(модел) </w:t>
      </w:r>
      <w:r w:rsidRPr="00BE13A5">
        <w:rPr>
          <w:rStyle w:val="jlqj4b"/>
          <w:rFonts w:cs="Times New Roman"/>
          <w:lang w:val="sr-Cyrl-BA"/>
        </w:rPr>
        <w:t>која пресликава улаз</w:t>
      </w:r>
      <w:r w:rsidR="00773D01" w:rsidRPr="00A5730F">
        <w:rPr>
          <w:rStyle w:val="jlqj4b"/>
          <w:rFonts w:cs="Times New Roman"/>
          <w:lang w:val="sr-Cyrl-BA"/>
        </w:rPr>
        <w:t>не податке</w:t>
      </w:r>
      <w:r w:rsidRPr="00BE13A5">
        <w:rPr>
          <w:rStyle w:val="jlqj4b"/>
          <w:rFonts w:cs="Times New Roman"/>
          <w:lang w:val="sr-Cyrl-BA"/>
        </w:rPr>
        <w:t xml:space="preserve"> </w:t>
      </w:r>
      <w:r w:rsidR="005C5460" w:rsidRPr="00A5730F">
        <w:rPr>
          <w:rStyle w:val="jlqj4b"/>
          <w:rFonts w:cs="Times New Roman"/>
          <w:lang w:val="sr-Cyrl-BA"/>
        </w:rPr>
        <w:t xml:space="preserve">(слика 2.5) </w:t>
      </w:r>
      <w:r w:rsidRPr="00BE13A5">
        <w:rPr>
          <w:rStyle w:val="jlqj4b"/>
          <w:rFonts w:cs="Times New Roman"/>
          <w:lang w:val="sr-Cyrl-BA"/>
        </w:rPr>
        <w:t>на излаз</w:t>
      </w:r>
      <w:r w:rsidR="00773D01" w:rsidRPr="00A5730F">
        <w:rPr>
          <w:rStyle w:val="jlqj4b"/>
          <w:rFonts w:cs="Times New Roman"/>
          <w:lang w:val="sr-Cyrl-BA"/>
        </w:rPr>
        <w:t xml:space="preserve">не </w:t>
      </w:r>
      <w:r w:rsidR="00880E45" w:rsidRPr="00A5730F">
        <w:rPr>
          <w:rStyle w:val="jlqj4b"/>
          <w:rFonts w:cs="Times New Roman"/>
          <w:lang w:val="sr-Cyrl-BA"/>
        </w:rPr>
        <w:t xml:space="preserve">како би научио функцију којом може да предвиди излазе за нове, непознате улазне </w:t>
      </w:r>
      <w:del w:id="264" w:author="Nikola Karpic" w:date="2024-03-25T08:10:00Z">
        <w:r w:rsidR="00880E45" w:rsidRPr="00A5730F" w:rsidDel="00F01551">
          <w:rPr>
            <w:rStyle w:val="jlqj4b"/>
            <w:rFonts w:cs="Times New Roman"/>
            <w:lang w:val="sr-Cyrl-BA"/>
          </w:rPr>
          <w:delText>податке</w:delText>
        </w:r>
      </w:del>
      <w:ins w:id="265" w:author="Nikola Karpic" w:date="2024-03-25T08:10:00Z">
        <w:r w:rsidR="00F01551">
          <w:rPr>
            <w:rStyle w:val="jlqj4b"/>
            <w:rFonts w:cs="Times New Roman"/>
            <w:lang w:val="sr-Cyrl-BA"/>
          </w:rPr>
          <w:t>податке</w:t>
        </w:r>
      </w:ins>
      <w:r w:rsidRPr="00BE13A5">
        <w:rPr>
          <w:rStyle w:val="jlqj4b"/>
          <w:rFonts w:cs="Times New Roman"/>
          <w:lang w:val="sr-Cyrl-BA"/>
        </w:rPr>
        <w:t>.</w:t>
      </w:r>
      <w:customXmlInsRangeStart w:id="266" w:author="Nikola Karpic" w:date="2024-03-25T08:11:00Z"/>
      <w:sdt>
        <w:sdtPr>
          <w:rPr>
            <w:rStyle w:val="jlqj4b"/>
            <w:rFonts w:cs="Times New Roman"/>
            <w:lang w:val="sr-Cyrl-BA"/>
          </w:rPr>
          <w:id w:val="1134911078"/>
          <w:citation/>
        </w:sdtPr>
        <w:sdtContent>
          <w:customXmlInsRangeEnd w:id="266"/>
          <w:ins w:id="267" w:author="Nikola Karpic" w:date="2024-03-25T08:11:00Z">
            <w:r w:rsidR="00F01551">
              <w:rPr>
                <w:rStyle w:val="jlqj4b"/>
                <w:rFonts w:cs="Times New Roman"/>
                <w:lang w:val="sr-Cyrl-BA"/>
              </w:rPr>
              <w:fldChar w:fldCharType="begin"/>
            </w:r>
            <w:r w:rsidR="00F01551">
              <w:rPr>
                <w:rStyle w:val="jlqj4b"/>
                <w:rFonts w:cs="Times New Roman"/>
                <w:lang w:val="sr-Cyrl-BA"/>
              </w:rPr>
              <w:instrText xml:space="preserve"> CITATION Bis06 \l 7194 </w:instrText>
            </w:r>
          </w:ins>
          <w:r w:rsidR="00F01551">
            <w:rPr>
              <w:rStyle w:val="jlqj4b"/>
              <w:rFonts w:cs="Times New Roman"/>
              <w:lang w:val="sr-Cyrl-BA"/>
            </w:rPr>
            <w:fldChar w:fldCharType="separate"/>
          </w:r>
          <w:r w:rsidR="00A927A8">
            <w:rPr>
              <w:rStyle w:val="jlqj4b"/>
              <w:rFonts w:cs="Times New Roman"/>
              <w:noProof/>
              <w:lang w:val="sr-Cyrl-BA"/>
            </w:rPr>
            <w:t xml:space="preserve"> </w:t>
          </w:r>
          <w:r w:rsidR="00A927A8" w:rsidRPr="00A927A8">
            <w:rPr>
              <w:rFonts w:cs="Times New Roman"/>
              <w:noProof/>
              <w:lang w:val="sr-Cyrl-BA"/>
            </w:rPr>
            <w:t>[4]</w:t>
          </w:r>
          <w:ins w:id="268" w:author="Nikola Karpic" w:date="2024-03-25T08:11:00Z">
            <w:r w:rsidR="00F01551">
              <w:rPr>
                <w:rStyle w:val="jlqj4b"/>
                <w:rFonts w:cs="Times New Roman"/>
                <w:lang w:val="sr-Cyrl-BA"/>
              </w:rPr>
              <w:fldChar w:fldCharType="end"/>
            </w:r>
          </w:ins>
          <w:customXmlInsRangeStart w:id="269" w:author="Nikola Karpic" w:date="2024-03-25T08:11:00Z"/>
        </w:sdtContent>
      </w:sdt>
      <w:customXmlInsRangeEnd w:id="269"/>
      <w:del w:id="270" w:author="Nikola Karpic" w:date="2024-03-25T08:10:00Z">
        <w:r w:rsidRPr="00A5730F" w:rsidDel="00F01551">
          <w:rPr>
            <w:rStyle w:val="jlqj4b"/>
            <w:rFonts w:cs="Times New Roman"/>
            <w:lang w:val="sr-Cyrl-BA"/>
          </w:rPr>
          <w:delText xml:space="preserve"> </w:delText>
        </w:r>
      </w:del>
    </w:p>
    <w:p w14:paraId="529529A2" w14:textId="291DCD6D" w:rsidR="00F95C59" w:rsidRPr="00A5730F" w:rsidRDefault="00F95C59" w:rsidP="00BE13A5">
      <w:pPr>
        <w:pStyle w:val="NoSpacing"/>
        <w:ind w:firstLine="0"/>
        <w:jc w:val="center"/>
        <w:rPr>
          <w:rStyle w:val="jlqj4b"/>
          <w:rFonts w:cs="Times New Roman"/>
          <w:lang w:val="sr-Cyrl-BA"/>
        </w:rPr>
      </w:pPr>
      <w:r w:rsidRPr="00066EAB">
        <w:rPr>
          <w:rStyle w:val="jlqj4b"/>
          <w:rFonts w:cs="Times New Roman"/>
          <w:noProof/>
          <w:lang w:val="sr-Cyrl-BA"/>
        </w:rPr>
        <w:drawing>
          <wp:inline distT="0" distB="0" distL="0" distR="0" wp14:anchorId="775EAA15" wp14:editId="0E3F07A2">
            <wp:extent cx="3021363" cy="1982932"/>
            <wp:effectExtent l="19050" t="19050" r="26670" b="17780"/>
            <wp:docPr id="33117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6738" name=""/>
                    <pic:cNvPicPr/>
                  </pic:nvPicPr>
                  <pic:blipFill>
                    <a:blip r:embed="rId21"/>
                    <a:stretch>
                      <a:fillRect/>
                    </a:stretch>
                  </pic:blipFill>
                  <pic:spPr>
                    <a:xfrm>
                      <a:off x="0" y="0"/>
                      <a:ext cx="3113747" cy="2043564"/>
                    </a:xfrm>
                    <a:prstGeom prst="rect">
                      <a:avLst/>
                    </a:prstGeom>
                    <a:ln>
                      <a:solidFill>
                        <a:schemeClr val="tx1"/>
                      </a:solidFill>
                    </a:ln>
                  </pic:spPr>
                </pic:pic>
              </a:graphicData>
            </a:graphic>
          </wp:inline>
        </w:drawing>
      </w:r>
    </w:p>
    <w:p w14:paraId="6CB510E8" w14:textId="2B33155C" w:rsidR="00F95C59" w:rsidRPr="00BE13A5" w:rsidRDefault="00F95C59" w:rsidP="00BE13A5">
      <w:pPr>
        <w:pStyle w:val="NoSpacing"/>
        <w:spacing w:after="240"/>
        <w:ind w:firstLine="0"/>
        <w:jc w:val="center"/>
        <w:rPr>
          <w:rStyle w:val="jlqj4b"/>
          <w:rFonts w:cs="Times New Roman"/>
          <w:i/>
          <w:iCs/>
          <w:lang w:val="sr-Cyrl-BA"/>
        </w:rPr>
      </w:pPr>
      <w:r w:rsidRPr="00A5730F">
        <w:rPr>
          <w:rFonts w:cs="Times New Roman"/>
          <w:i/>
          <w:iCs/>
          <w:lang w:val="sr-Cyrl-BA"/>
        </w:rPr>
        <w:t xml:space="preserve">Слика </w:t>
      </w:r>
      <w:r w:rsidRPr="00BE13A5">
        <w:rPr>
          <w:rFonts w:cs="Times New Roman"/>
          <w:i/>
          <w:iCs/>
          <w:lang w:val="sr-Cyrl-BA"/>
        </w:rPr>
        <w:t>2.</w:t>
      </w:r>
      <w:r w:rsidRPr="00A5730F">
        <w:rPr>
          <w:rFonts w:cs="Times New Roman"/>
          <w:i/>
          <w:iCs/>
          <w:lang w:val="sr-Cyrl-BA"/>
        </w:rPr>
        <w:t xml:space="preserve">5. Примјер скупа улазних података </w:t>
      </w:r>
    </w:p>
    <w:p w14:paraId="30D20D98" w14:textId="106F421A" w:rsidR="00516939" w:rsidRPr="00A5730F" w:rsidRDefault="00000000" w:rsidP="00BE13A5">
      <w:pPr>
        <w:pStyle w:val="NoSpacing"/>
        <w:rPr>
          <w:rStyle w:val="jlqj4b"/>
          <w:rFonts w:cs="Times New Roman"/>
          <w:lang w:val="sr-Cyrl-BA"/>
        </w:rPr>
      </w:pPr>
      <w:sdt>
        <w:sdtPr>
          <w:rPr>
            <w:rStyle w:val="jlqj4b"/>
            <w:rFonts w:cs="Times New Roman"/>
            <w:lang w:val="sr-Cyrl-BA"/>
          </w:rPr>
          <w:id w:val="1827477147"/>
          <w:citation/>
        </w:sdtPr>
        <w:sdtContent>
          <w:r w:rsidR="00C509AB" w:rsidRPr="00A5730F">
            <w:rPr>
              <w:rStyle w:val="jlqj4b"/>
              <w:rFonts w:cs="Times New Roman"/>
              <w:lang w:val="sr-Cyrl-BA"/>
            </w:rPr>
            <w:fldChar w:fldCharType="begin"/>
          </w:r>
          <w:r w:rsidR="00C509AB" w:rsidRPr="00A5730F">
            <w:rPr>
              <w:rStyle w:val="jlqj4b"/>
              <w:rFonts w:cs="Times New Roman"/>
              <w:lang w:val="sr-Cyrl-BA"/>
            </w:rPr>
            <w:instrText xml:space="preserve"> CITATION Rus10 \l 7194 </w:instrText>
          </w:r>
          <w:r w:rsidR="00C509AB" w:rsidRPr="00A5730F">
            <w:rPr>
              <w:rStyle w:val="jlqj4b"/>
              <w:rFonts w:cs="Times New Roman"/>
              <w:lang w:val="sr-Cyrl-BA"/>
            </w:rPr>
            <w:fldChar w:fldCharType="separate"/>
          </w:r>
          <w:r w:rsidR="00A927A8" w:rsidRPr="00A927A8">
            <w:rPr>
              <w:rFonts w:cs="Times New Roman"/>
              <w:noProof/>
              <w:lang w:val="sr-Cyrl-BA"/>
            </w:rPr>
            <w:t>[3]</w:t>
          </w:r>
          <w:r w:rsidR="00C509AB" w:rsidRPr="00A5730F">
            <w:rPr>
              <w:rStyle w:val="jlqj4b"/>
              <w:rFonts w:cs="Times New Roman"/>
              <w:lang w:val="sr-Cyrl-BA"/>
            </w:rPr>
            <w:fldChar w:fldCharType="end"/>
          </w:r>
        </w:sdtContent>
      </w:sdt>
      <w:r w:rsidR="00C509AB" w:rsidRPr="00A5730F">
        <w:rPr>
          <w:rStyle w:val="jlqj4b"/>
          <w:rFonts w:cs="Times New Roman"/>
          <w:lang w:val="sr-Cyrl-BA"/>
        </w:rPr>
        <w:t xml:space="preserve"> Алгоритам учења</w:t>
      </w:r>
      <w:r w:rsidR="00C509AB" w:rsidRPr="00BE13A5">
        <w:rPr>
          <w:rStyle w:val="jlqj4b"/>
          <w:rFonts w:cs="Times New Roman"/>
          <w:lang w:val="sr-Cyrl-BA"/>
        </w:rPr>
        <w:t xml:space="preserve"> добија</w:t>
      </w:r>
      <w:r w:rsidR="00516939" w:rsidRPr="00A5730F">
        <w:rPr>
          <w:rStyle w:val="jlqj4b"/>
          <w:rFonts w:cs="Times New Roman"/>
          <w:lang w:val="sr-Cyrl-BA"/>
        </w:rPr>
        <w:t xml:space="preserve"> одређен</w:t>
      </w:r>
      <w:r w:rsidR="00C509AB" w:rsidRPr="00BE13A5">
        <w:rPr>
          <w:rStyle w:val="jlqj4b"/>
          <w:rFonts w:cs="Times New Roman"/>
          <w:lang w:val="sr-Cyrl-BA"/>
        </w:rPr>
        <w:t xml:space="preserve"> скуп </w:t>
      </w:r>
      <w:r w:rsidR="00516939" w:rsidRPr="00A5730F">
        <w:rPr>
          <w:rStyle w:val="jlqj4b"/>
          <w:rFonts w:cs="Times New Roman"/>
          <w:lang w:val="sr-Cyrl-BA"/>
        </w:rPr>
        <w:t>парова улаз-излаз</w:t>
      </w:r>
      <w:r w:rsidR="00C509AB" w:rsidRPr="00BE13A5">
        <w:rPr>
          <w:rStyle w:val="jlqj4b"/>
          <w:rFonts w:cs="Times New Roman"/>
          <w:lang w:val="sr-Cyrl-BA"/>
        </w:rPr>
        <w:t xml:space="preserve"> као </w:t>
      </w:r>
      <w:r w:rsidR="00C509AB" w:rsidRPr="00A5730F">
        <w:rPr>
          <w:rStyle w:val="jlqj4b"/>
          <w:rFonts w:cs="Times New Roman"/>
          <w:lang w:val="sr-Cyrl-BA"/>
        </w:rPr>
        <w:t>скуп података за учење</w:t>
      </w:r>
      <w:r w:rsidR="00C509AB" w:rsidRPr="00BE13A5">
        <w:rPr>
          <w:rStyle w:val="jlqj4b"/>
          <w:rFonts w:cs="Times New Roman"/>
          <w:lang w:val="sr-Cyrl-BA"/>
        </w:rPr>
        <w:t xml:space="preserve"> и даје </w:t>
      </w:r>
      <w:r w:rsidR="00516939" w:rsidRPr="00A5730F">
        <w:rPr>
          <w:rStyle w:val="jlqj4b"/>
          <w:rFonts w:cs="Times New Roman"/>
          <w:lang w:val="sr-Cyrl-BA"/>
        </w:rPr>
        <w:t xml:space="preserve">функцију </w:t>
      </w:r>
      <w:r w:rsidR="00C509AB" w:rsidRPr="00BE13A5">
        <w:rPr>
          <w:rStyle w:val="jlqj4b"/>
          <w:rFonts w:cs="Times New Roman"/>
          <w:lang w:val="sr-Cyrl-BA"/>
        </w:rPr>
        <w:t xml:space="preserve">предвиђања за све </w:t>
      </w:r>
      <w:r w:rsidR="00516939" w:rsidRPr="00A5730F">
        <w:rPr>
          <w:rStyle w:val="jlqj4b"/>
          <w:rFonts w:cs="Times New Roman"/>
          <w:lang w:val="sr-Cyrl-BA"/>
        </w:rPr>
        <w:t>могуће</w:t>
      </w:r>
      <w:r w:rsidR="00C509AB" w:rsidRPr="00BE13A5">
        <w:rPr>
          <w:rStyle w:val="jlqj4b"/>
          <w:rFonts w:cs="Times New Roman"/>
          <w:lang w:val="sr-Cyrl-BA"/>
        </w:rPr>
        <w:t xml:space="preserve"> </w:t>
      </w:r>
      <w:r w:rsidR="00516939" w:rsidRPr="00A5730F">
        <w:rPr>
          <w:rStyle w:val="jlqj4b"/>
          <w:rFonts w:cs="Times New Roman"/>
          <w:lang w:val="sr-Cyrl-BA"/>
        </w:rPr>
        <w:t>улазе</w:t>
      </w:r>
      <w:r w:rsidR="00C509AB" w:rsidRPr="00BE13A5">
        <w:rPr>
          <w:rStyle w:val="jlqj4b"/>
          <w:rFonts w:cs="Times New Roman"/>
          <w:lang w:val="sr-Cyrl-BA"/>
        </w:rPr>
        <w:t>.</w:t>
      </w:r>
      <w:r w:rsidR="00C509AB" w:rsidRPr="00BE13A5">
        <w:rPr>
          <w:rStyle w:val="viiyi"/>
          <w:rFonts w:cs="Times New Roman"/>
          <w:lang w:val="sr-Cyrl-BA"/>
        </w:rPr>
        <w:t xml:space="preserve"> </w:t>
      </w:r>
      <w:r w:rsidR="0038459B" w:rsidRPr="00A5730F">
        <w:rPr>
          <w:rStyle w:val="jlqj4b"/>
          <w:rFonts w:cs="Times New Roman"/>
          <w:lang w:val="sr-Cyrl-BA"/>
        </w:rPr>
        <w:t xml:space="preserve">Укупан број </w:t>
      </w:r>
      <w:r w:rsidR="00AF057B" w:rsidRPr="00A5730F">
        <w:rPr>
          <w:rStyle w:val="jlqj4b"/>
          <w:rFonts w:cs="Times New Roman"/>
          <w:lang w:val="sr-Cyrl-BA"/>
        </w:rPr>
        <w:t>ставки</w:t>
      </w:r>
      <w:r w:rsidR="0038459B" w:rsidRPr="00A5730F">
        <w:rPr>
          <w:rStyle w:val="jlqj4b"/>
          <w:rFonts w:cs="Times New Roman"/>
          <w:lang w:val="sr-Cyrl-BA"/>
        </w:rPr>
        <w:t xml:space="preserve"> и природа</w:t>
      </w:r>
      <w:r w:rsidR="005C75A8" w:rsidRPr="00A5730F">
        <w:rPr>
          <w:rStyle w:val="jlqj4b"/>
          <w:rFonts w:cs="Times New Roman"/>
          <w:lang w:val="sr-Cyrl-BA"/>
        </w:rPr>
        <w:t xml:space="preserve"> улазних </w:t>
      </w:r>
      <w:r w:rsidR="0038459B" w:rsidRPr="00A5730F">
        <w:rPr>
          <w:rStyle w:val="jlqj4b"/>
          <w:rFonts w:cs="Times New Roman"/>
          <w:lang w:val="sr-Cyrl-BA"/>
        </w:rPr>
        <w:t>података може утицати на одабир најбољег алгоритма за специфичан проблем.</w:t>
      </w:r>
      <w:r w:rsidR="005C75A8" w:rsidRPr="00A5730F">
        <w:rPr>
          <w:rStyle w:val="jlqj4b"/>
          <w:rFonts w:cs="Times New Roman"/>
          <w:lang w:val="sr-Cyrl-BA"/>
        </w:rPr>
        <w:t xml:space="preserve"> </w:t>
      </w:r>
    </w:p>
    <w:p w14:paraId="26565378" w14:textId="77777777" w:rsidR="00F95C59" w:rsidRPr="00A5730F" w:rsidRDefault="00AD1B67" w:rsidP="005D7072">
      <w:pPr>
        <w:pStyle w:val="NoSpacing"/>
        <w:rPr>
          <w:rFonts w:cs="Times New Roman"/>
          <w:lang w:val="sr-Cyrl-BA"/>
        </w:rPr>
      </w:pPr>
      <w:r w:rsidRPr="00A5730F">
        <w:rPr>
          <w:rFonts w:cs="Times New Roman"/>
          <w:lang w:val="sr-Cyrl-BA"/>
        </w:rPr>
        <w:t>Пошто у</w:t>
      </w:r>
      <w:r w:rsidRPr="00BE13A5">
        <w:rPr>
          <w:rFonts w:cs="Times New Roman"/>
          <w:lang w:val="sr-Cyrl-BA"/>
        </w:rPr>
        <w:t>лаз модела чине подаци</w:t>
      </w:r>
      <w:r w:rsidRPr="00A5730F">
        <w:rPr>
          <w:rFonts w:cs="Times New Roman"/>
          <w:lang w:val="sr-Cyrl-BA"/>
        </w:rPr>
        <w:t>, они се могу јавити у структурисаном, неструктурисаном и полуструктурисаном облику</w:t>
      </w:r>
      <w:r w:rsidR="005C5460" w:rsidRPr="00A5730F">
        <w:rPr>
          <w:rFonts w:cs="Times New Roman"/>
          <w:lang w:val="sr-Cyrl-BA"/>
        </w:rPr>
        <w:t xml:space="preserve"> (слика 2.6)</w:t>
      </w:r>
      <w:r w:rsidRPr="00A5730F">
        <w:rPr>
          <w:rFonts w:cs="Times New Roman"/>
          <w:lang w:val="sr-Cyrl-BA"/>
        </w:rPr>
        <w:t xml:space="preserve">. </w:t>
      </w:r>
    </w:p>
    <w:p w14:paraId="350322F9" w14:textId="77777777" w:rsidR="00F95C59" w:rsidRPr="00A5730F" w:rsidRDefault="00F95C59" w:rsidP="005D7072">
      <w:pPr>
        <w:pStyle w:val="NoSpacing"/>
        <w:rPr>
          <w:rFonts w:cs="Times New Roman"/>
          <w:lang w:val="sr-Cyrl-BA"/>
        </w:rPr>
      </w:pPr>
    </w:p>
    <w:p w14:paraId="765ABA0E" w14:textId="3D16777A" w:rsidR="00F95C59" w:rsidRPr="00A5730F" w:rsidRDefault="00F95C59" w:rsidP="00BE13A5">
      <w:pPr>
        <w:pStyle w:val="NoSpacing"/>
        <w:ind w:firstLine="0"/>
        <w:jc w:val="center"/>
        <w:rPr>
          <w:rFonts w:cs="Times New Roman"/>
          <w:lang w:val="sr-Cyrl-BA"/>
        </w:rPr>
      </w:pPr>
      <w:r w:rsidRPr="00066EAB">
        <w:rPr>
          <w:rStyle w:val="jlqj4b"/>
          <w:rFonts w:cs="Times New Roman"/>
          <w:noProof/>
          <w:lang w:val="sr-Cyrl-BA"/>
        </w:rPr>
        <w:drawing>
          <wp:inline distT="0" distB="0" distL="0" distR="0" wp14:anchorId="21F248A2" wp14:editId="66D92300">
            <wp:extent cx="3009900" cy="2323853"/>
            <wp:effectExtent l="19050" t="19050" r="19050" b="19685"/>
            <wp:docPr id="13259414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6351" cy="2375158"/>
                    </a:xfrm>
                    <a:prstGeom prst="rect">
                      <a:avLst/>
                    </a:prstGeom>
                    <a:noFill/>
                    <a:ln>
                      <a:solidFill>
                        <a:schemeClr val="tx1"/>
                      </a:solidFill>
                    </a:ln>
                  </pic:spPr>
                </pic:pic>
              </a:graphicData>
            </a:graphic>
          </wp:inline>
        </w:drawing>
      </w:r>
    </w:p>
    <w:p w14:paraId="0C5A9023" w14:textId="6F22969C" w:rsidR="00F95C59" w:rsidRPr="00BE13A5" w:rsidRDefault="00F95C59" w:rsidP="00BE13A5">
      <w:pPr>
        <w:pStyle w:val="NoSpacing"/>
        <w:spacing w:after="240"/>
        <w:ind w:firstLine="0"/>
        <w:jc w:val="center"/>
        <w:rPr>
          <w:rFonts w:cs="Times New Roman"/>
          <w:i/>
          <w:iCs/>
          <w:lang w:val="sr-Cyrl-BA"/>
        </w:rPr>
      </w:pPr>
      <w:r w:rsidRPr="00A5730F">
        <w:rPr>
          <w:rFonts w:cs="Times New Roman"/>
          <w:i/>
          <w:iCs/>
          <w:lang w:val="sr-Cyrl-BA"/>
        </w:rPr>
        <w:t xml:space="preserve">Слика </w:t>
      </w:r>
      <w:r w:rsidRPr="00BE13A5">
        <w:rPr>
          <w:rFonts w:cs="Times New Roman"/>
          <w:i/>
          <w:iCs/>
          <w:lang w:val="sr-Cyrl-BA"/>
        </w:rPr>
        <w:t>2.</w:t>
      </w:r>
      <w:r w:rsidRPr="00A5730F">
        <w:rPr>
          <w:rFonts w:cs="Times New Roman"/>
          <w:i/>
          <w:iCs/>
          <w:lang w:val="sr-Cyrl-BA"/>
        </w:rPr>
        <w:t>6. Примјер означеног скупа података</w:t>
      </w:r>
    </w:p>
    <w:p w14:paraId="25A3497A" w14:textId="590D0406" w:rsidR="009B0B77" w:rsidRPr="00A5730F" w:rsidRDefault="00AD1B67" w:rsidP="00BE13A5">
      <w:pPr>
        <w:pStyle w:val="NoSpacing"/>
        <w:rPr>
          <w:rFonts w:cs="Times New Roman"/>
          <w:i/>
          <w:iCs/>
          <w:lang w:val="sr-Cyrl-BA"/>
        </w:rPr>
      </w:pPr>
      <w:r w:rsidRPr="00A5730F">
        <w:rPr>
          <w:rFonts w:cs="Times New Roman"/>
          <w:lang w:val="sr-Cyrl-BA"/>
        </w:rPr>
        <w:t xml:space="preserve">Структурисани подаци су сви подаци који се могу интерпретирати у неком фиксном формату (физичка мјерења, </w:t>
      </w:r>
      <w:commentRangeStart w:id="271"/>
      <w:r w:rsidR="007B6A1A" w:rsidRPr="00A5730F">
        <w:rPr>
          <w:rFonts w:cs="Times New Roman"/>
          <w:lang w:val="sr-Cyrl-BA"/>
        </w:rPr>
        <w:t>чов</w:t>
      </w:r>
      <w:r w:rsidR="005C5460" w:rsidRPr="00A5730F">
        <w:rPr>
          <w:rFonts w:cs="Times New Roman"/>
          <w:lang w:val="sr-Cyrl-BA"/>
        </w:rPr>
        <w:t>ј</w:t>
      </w:r>
      <w:r w:rsidR="007B6A1A" w:rsidRPr="00A5730F">
        <w:rPr>
          <w:rFonts w:cs="Times New Roman"/>
          <w:lang w:val="sr-Cyrl-BA"/>
        </w:rPr>
        <w:t>ечанству</w:t>
      </w:r>
      <w:commentRangeEnd w:id="271"/>
      <w:r w:rsidR="00A54B59" w:rsidRPr="00BE13A5">
        <w:rPr>
          <w:rStyle w:val="CommentReference"/>
          <w:rFonts w:cs="Times New Roman"/>
          <w:lang w:val="sr-Cyrl-BA"/>
        </w:rPr>
        <w:commentReference w:id="271"/>
      </w:r>
      <w:r w:rsidRPr="00A5730F">
        <w:rPr>
          <w:rFonts w:cs="Times New Roman"/>
          <w:lang w:val="sr-Cyrl-BA"/>
        </w:rPr>
        <w:t xml:space="preserve">, бројеви телефона, број особа, </w:t>
      </w:r>
      <w:commentRangeStart w:id="272"/>
      <w:r w:rsidRPr="00A5730F">
        <w:rPr>
          <w:rFonts w:cs="Times New Roman"/>
          <w:lang w:val="sr-Cyrl-BA"/>
        </w:rPr>
        <w:t>пол</w:t>
      </w:r>
      <w:commentRangeEnd w:id="272"/>
      <w:r w:rsidR="00A54B59" w:rsidRPr="00BE13A5">
        <w:rPr>
          <w:rStyle w:val="CommentReference"/>
          <w:rFonts w:cs="Times New Roman"/>
          <w:lang w:val="sr-Cyrl-BA"/>
        </w:rPr>
        <w:commentReference w:id="272"/>
      </w:r>
      <w:r w:rsidRPr="00A5730F">
        <w:rPr>
          <w:rFonts w:cs="Times New Roman"/>
          <w:lang w:val="sr-Cyrl-BA"/>
        </w:rPr>
        <w:t>), док су неструктурисани подаци они подаци за које не постоји фиксна структура (разне текстуалне датотеке, фотографије, видео записи, звучни записи, веб странице, резултати претраживања на вебу).</w:t>
      </w:r>
      <w:r w:rsidR="009B0B77" w:rsidRPr="00A5730F">
        <w:rPr>
          <w:rFonts w:cs="Times New Roman"/>
          <w:i/>
          <w:iCs/>
          <w:lang w:val="sr-Cyrl-BA"/>
        </w:rPr>
        <w:t xml:space="preserve"> </w:t>
      </w:r>
    </w:p>
    <w:p w14:paraId="269C28D2" w14:textId="1E46E95F" w:rsidR="00912128" w:rsidRPr="00BE13A5" w:rsidRDefault="005C75A8" w:rsidP="00BE13A5">
      <w:pPr>
        <w:pStyle w:val="NoSpacing"/>
        <w:rPr>
          <w:rFonts w:cs="Times New Roman"/>
          <w:lang w:val="sr-Cyrl-BA"/>
        </w:rPr>
      </w:pPr>
      <w:r w:rsidRPr="00A5730F">
        <w:rPr>
          <w:rStyle w:val="jlqj4b"/>
          <w:rFonts w:cs="Times New Roman"/>
          <w:lang w:val="sr-Cyrl-BA"/>
        </w:rPr>
        <w:lastRenderedPageBreak/>
        <w:t>Надгледано</w:t>
      </w:r>
      <w:r w:rsidRPr="00BE13A5">
        <w:rPr>
          <w:rStyle w:val="jlqj4b"/>
          <w:rFonts w:cs="Times New Roman"/>
          <w:lang w:val="sr-Cyrl-BA"/>
        </w:rPr>
        <w:t xml:space="preserve"> учење је најчешћ</w:t>
      </w:r>
      <w:r w:rsidRPr="00A5730F">
        <w:rPr>
          <w:rStyle w:val="jlqj4b"/>
          <w:rFonts w:cs="Times New Roman"/>
          <w:lang w:val="sr-Cyrl-BA"/>
        </w:rPr>
        <w:t>а врста машинског учења која се користи код</w:t>
      </w:r>
      <w:r w:rsidRPr="00BE13A5">
        <w:rPr>
          <w:rStyle w:val="jlqj4b"/>
          <w:rFonts w:cs="Times New Roman"/>
          <w:lang w:val="sr-Cyrl-BA"/>
        </w:rPr>
        <w:t xml:space="preserve"> проблема класификације, регресије и рангирања.</w:t>
      </w:r>
      <w:r w:rsidRPr="00BE13A5">
        <w:rPr>
          <w:rStyle w:val="viiyi"/>
          <w:rFonts w:cs="Times New Roman"/>
          <w:lang w:val="sr-Cyrl-BA"/>
        </w:rPr>
        <w:t xml:space="preserve"> </w:t>
      </w:r>
      <w:r w:rsidRPr="00BE13A5">
        <w:rPr>
          <w:rStyle w:val="jlqj4b"/>
          <w:rFonts w:cs="Times New Roman"/>
          <w:lang w:val="sr-Cyrl-BA"/>
        </w:rPr>
        <w:t>Проблем откривања нежељене поште</w:t>
      </w:r>
      <w:r w:rsidRPr="00A5730F">
        <w:rPr>
          <w:rStyle w:val="jlqj4b"/>
          <w:rFonts w:cs="Times New Roman"/>
          <w:lang w:val="sr-Cyrl-BA"/>
        </w:rPr>
        <w:t xml:space="preserve"> је један од најпознатијих примјера код којих се користи надгледано учење.</w:t>
      </w:r>
      <w:sdt>
        <w:sdtPr>
          <w:rPr>
            <w:rStyle w:val="jlqj4b"/>
            <w:rFonts w:cs="Times New Roman"/>
            <w:lang w:val="sr-Cyrl-BA"/>
          </w:rPr>
          <w:id w:val="705991566"/>
          <w:citation/>
        </w:sdtPr>
        <w:sdtContent>
          <w:r w:rsidRPr="00A5730F">
            <w:rPr>
              <w:rStyle w:val="jlqj4b"/>
              <w:rFonts w:cs="Times New Roman"/>
              <w:lang w:val="sr-Cyrl-BA"/>
            </w:rPr>
            <w:fldChar w:fldCharType="begin"/>
          </w:r>
          <w:r w:rsidRPr="00A5730F">
            <w:rPr>
              <w:rStyle w:val="jlqj4b"/>
              <w:rFonts w:cs="Times New Roman"/>
              <w:lang w:val="sr-Cyrl-BA"/>
            </w:rPr>
            <w:instrText xml:space="preserve"> CITATION Moh18 \l 7194 </w:instrText>
          </w:r>
          <w:r w:rsidRPr="00A5730F">
            <w:rPr>
              <w:rStyle w:val="jlqj4b"/>
              <w:rFonts w:cs="Times New Roman"/>
              <w:lang w:val="sr-Cyrl-BA"/>
            </w:rPr>
            <w:fldChar w:fldCharType="separate"/>
          </w:r>
          <w:r w:rsidR="00A927A8">
            <w:rPr>
              <w:rStyle w:val="jlqj4b"/>
              <w:rFonts w:cs="Times New Roman"/>
              <w:noProof/>
              <w:lang w:val="sr-Cyrl-BA"/>
            </w:rPr>
            <w:t xml:space="preserve"> </w:t>
          </w:r>
          <w:r w:rsidR="00A927A8" w:rsidRPr="00A927A8">
            <w:rPr>
              <w:rFonts w:cs="Times New Roman"/>
              <w:noProof/>
              <w:lang w:val="sr-Cyrl-BA"/>
            </w:rPr>
            <w:t>[5]</w:t>
          </w:r>
          <w:r w:rsidRPr="00A5730F">
            <w:rPr>
              <w:rStyle w:val="jlqj4b"/>
              <w:rFonts w:cs="Times New Roman"/>
              <w:lang w:val="sr-Cyrl-BA"/>
            </w:rPr>
            <w:fldChar w:fldCharType="end"/>
          </w:r>
        </w:sdtContent>
      </w:sdt>
      <w:r w:rsidRPr="00A5730F">
        <w:rPr>
          <w:rStyle w:val="jlqj4b"/>
          <w:rFonts w:cs="Times New Roman"/>
          <w:lang w:val="sr-Cyrl-BA"/>
        </w:rPr>
        <w:t xml:space="preserve"> </w:t>
      </w:r>
      <w:r w:rsidR="0038459B" w:rsidRPr="00A5730F">
        <w:rPr>
          <w:rStyle w:val="jlqj4b"/>
          <w:rFonts w:cs="Times New Roman"/>
          <w:lang w:val="sr-Cyrl-BA"/>
        </w:rPr>
        <w:t xml:space="preserve">Надгледано машинско учење се често користи </w:t>
      </w:r>
      <w:r w:rsidRPr="00A5730F">
        <w:rPr>
          <w:rStyle w:val="jlqj4b"/>
          <w:rFonts w:cs="Times New Roman"/>
          <w:lang w:val="sr-Cyrl-BA"/>
        </w:rPr>
        <w:t xml:space="preserve">и </w:t>
      </w:r>
      <w:r w:rsidR="0038459B" w:rsidRPr="00A5730F">
        <w:rPr>
          <w:rStyle w:val="jlqj4b"/>
          <w:rFonts w:cs="Times New Roman"/>
          <w:lang w:val="sr-Cyrl-BA"/>
        </w:rPr>
        <w:t>у апликацијама попут кредитне процјене, медицинске дијагностике, временске прогнозе</w:t>
      </w:r>
      <w:r w:rsidR="00F95C59" w:rsidRPr="00A5730F">
        <w:rPr>
          <w:rStyle w:val="jlqj4b"/>
          <w:rFonts w:cs="Times New Roman"/>
          <w:lang w:val="sr-Cyrl-BA"/>
        </w:rPr>
        <w:t>, препознавања лица (слика 2.7)</w:t>
      </w:r>
      <w:r w:rsidR="0038459B" w:rsidRPr="00A5730F">
        <w:rPr>
          <w:rStyle w:val="jlqj4b"/>
          <w:rFonts w:cs="Times New Roman"/>
          <w:lang w:val="sr-Cyrl-BA"/>
        </w:rPr>
        <w:t xml:space="preserve"> и персонализације реклама. </w:t>
      </w:r>
      <w:sdt>
        <w:sdtPr>
          <w:rPr>
            <w:rStyle w:val="jlqj4b"/>
            <w:rFonts w:cs="Times New Roman"/>
            <w:lang w:val="sr-Cyrl-BA"/>
          </w:rPr>
          <w:id w:val="347684804"/>
          <w:citation/>
        </w:sdtPr>
        <w:sdtContent>
          <w:r w:rsidR="0038459B" w:rsidRPr="00A5730F">
            <w:rPr>
              <w:rStyle w:val="jlqj4b"/>
              <w:rFonts w:cs="Times New Roman"/>
              <w:lang w:val="sr-Cyrl-BA"/>
            </w:rPr>
            <w:fldChar w:fldCharType="begin"/>
          </w:r>
          <w:r w:rsidR="0038459B" w:rsidRPr="00BE13A5">
            <w:rPr>
              <w:rStyle w:val="jlqj4b"/>
              <w:rFonts w:cs="Times New Roman"/>
              <w:lang w:val="sr-Cyrl-BA"/>
            </w:rPr>
            <w:instrText xml:space="preserve"> CITATION Mit97 \l 6170 </w:instrText>
          </w:r>
          <w:r w:rsidR="0038459B" w:rsidRPr="00A5730F">
            <w:rPr>
              <w:rStyle w:val="jlqj4b"/>
              <w:rFonts w:cs="Times New Roman"/>
              <w:lang w:val="sr-Cyrl-BA"/>
            </w:rPr>
            <w:fldChar w:fldCharType="separate"/>
          </w:r>
          <w:r w:rsidR="00A927A8" w:rsidRPr="00A927A8">
            <w:rPr>
              <w:rFonts w:cs="Times New Roman"/>
              <w:noProof/>
              <w:lang w:val="sr-Cyrl-BA"/>
            </w:rPr>
            <w:t>[6]</w:t>
          </w:r>
          <w:r w:rsidR="0038459B" w:rsidRPr="00A5730F">
            <w:rPr>
              <w:rStyle w:val="jlqj4b"/>
              <w:rFonts w:cs="Times New Roman"/>
              <w:lang w:val="sr-Cyrl-BA"/>
            </w:rPr>
            <w:fldChar w:fldCharType="end"/>
          </w:r>
        </w:sdtContent>
      </w:sdt>
    </w:p>
    <w:p w14:paraId="783D888F" w14:textId="5AB681BD" w:rsidR="007E55E5" w:rsidRPr="00A5730F" w:rsidRDefault="007E55E5" w:rsidP="00BE13A5">
      <w:pPr>
        <w:pStyle w:val="NoSpacing"/>
        <w:spacing w:before="240"/>
        <w:ind w:firstLine="0"/>
        <w:jc w:val="center"/>
        <w:rPr>
          <w:rStyle w:val="jlqj4b"/>
          <w:rFonts w:cs="Times New Roman"/>
          <w:lang w:val="sr-Cyrl-BA"/>
        </w:rPr>
      </w:pPr>
      <w:r w:rsidRPr="00BE13A5">
        <w:rPr>
          <w:rFonts w:cs="Times New Roman"/>
          <w:noProof/>
          <w:lang w:val="sr-Cyrl-BA"/>
        </w:rPr>
        <w:drawing>
          <wp:inline distT="0" distB="0" distL="0" distR="0" wp14:anchorId="5829464F" wp14:editId="51704BCA">
            <wp:extent cx="2641726" cy="2197677"/>
            <wp:effectExtent l="19050" t="19050" r="25400" b="12700"/>
            <wp:docPr id="539683790" name="Picture 14" descr="Details are in the caption following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tails are in the caption following the imag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2850" t="5361" r="29314" b="32021"/>
                    <a:stretch/>
                  </pic:blipFill>
                  <pic:spPr bwMode="auto">
                    <a:xfrm>
                      <a:off x="0" y="0"/>
                      <a:ext cx="2675154" cy="222548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BDE9FA7" w14:textId="025DECF7" w:rsidR="007E55E5" w:rsidRPr="00A5730F" w:rsidRDefault="007E55E5" w:rsidP="007E55E5">
      <w:pPr>
        <w:pStyle w:val="NoSpacing"/>
        <w:ind w:firstLine="0"/>
        <w:jc w:val="center"/>
        <w:rPr>
          <w:rFonts w:cs="Times New Roman"/>
          <w:i/>
          <w:iCs/>
          <w:lang w:val="sr-Cyrl-BA"/>
        </w:rPr>
      </w:pPr>
      <w:r w:rsidRPr="00A5730F">
        <w:rPr>
          <w:rFonts w:cs="Times New Roman"/>
          <w:i/>
          <w:iCs/>
          <w:lang w:val="sr-Cyrl-BA"/>
        </w:rPr>
        <w:t xml:space="preserve">Слика </w:t>
      </w:r>
      <w:r w:rsidRPr="00BE13A5">
        <w:rPr>
          <w:rFonts w:cs="Times New Roman"/>
          <w:i/>
          <w:iCs/>
          <w:lang w:val="sr-Cyrl-BA"/>
        </w:rPr>
        <w:t>2.</w:t>
      </w:r>
      <w:r w:rsidR="004B2026" w:rsidRPr="00A5730F">
        <w:rPr>
          <w:rFonts w:cs="Times New Roman"/>
          <w:i/>
          <w:iCs/>
          <w:lang w:val="sr-Cyrl-BA"/>
        </w:rPr>
        <w:t>7</w:t>
      </w:r>
      <w:r w:rsidRPr="00A5730F">
        <w:rPr>
          <w:rFonts w:cs="Times New Roman"/>
          <w:i/>
          <w:iCs/>
          <w:lang w:val="sr-Cyrl-BA"/>
        </w:rPr>
        <w:t>. Препознавање лица у реалном времену</w:t>
      </w:r>
      <w:sdt>
        <w:sdtPr>
          <w:rPr>
            <w:rFonts w:cs="Times New Roman"/>
            <w:i/>
            <w:iCs/>
            <w:lang w:val="sr-Cyrl-BA"/>
          </w:rPr>
          <w:id w:val="824328589"/>
          <w:citation/>
        </w:sdtPr>
        <w:sdtContent>
          <w:r w:rsidRPr="00A5730F">
            <w:rPr>
              <w:rFonts w:cs="Times New Roman"/>
              <w:i/>
              <w:iCs/>
              <w:lang w:val="sr-Cyrl-BA"/>
            </w:rPr>
            <w:fldChar w:fldCharType="begin"/>
          </w:r>
          <w:r w:rsidRPr="00BE13A5">
            <w:rPr>
              <w:rFonts w:cs="Times New Roman"/>
              <w:i/>
              <w:iCs/>
              <w:lang w:val="sr-Cyrl-BA"/>
            </w:rPr>
            <w:instrText xml:space="preserve"> CITATION Wei19 \l 1033 </w:instrText>
          </w:r>
          <w:r w:rsidRPr="00A5730F">
            <w:rPr>
              <w:rFonts w:cs="Times New Roman"/>
              <w:i/>
              <w:iCs/>
              <w:lang w:val="sr-Cyrl-BA"/>
            </w:rPr>
            <w:fldChar w:fldCharType="separate"/>
          </w:r>
          <w:r w:rsidR="00A927A8">
            <w:rPr>
              <w:rFonts w:cs="Times New Roman"/>
              <w:i/>
              <w:iCs/>
              <w:noProof/>
              <w:lang w:val="sr-Cyrl-BA"/>
            </w:rPr>
            <w:t xml:space="preserve"> </w:t>
          </w:r>
          <w:r w:rsidR="00A927A8" w:rsidRPr="00A927A8">
            <w:rPr>
              <w:rFonts w:cs="Times New Roman"/>
              <w:noProof/>
              <w:lang w:val="sr-Cyrl-BA"/>
            </w:rPr>
            <w:t>[7]</w:t>
          </w:r>
          <w:r w:rsidRPr="00A5730F">
            <w:rPr>
              <w:rFonts w:cs="Times New Roman"/>
              <w:i/>
              <w:iCs/>
              <w:lang w:val="sr-Cyrl-BA"/>
            </w:rPr>
            <w:fldChar w:fldCharType="end"/>
          </w:r>
        </w:sdtContent>
      </w:sdt>
    </w:p>
    <w:p w14:paraId="069FB0FF" w14:textId="77777777" w:rsidR="00DF7825" w:rsidRPr="00A5730F" w:rsidRDefault="00C509AB" w:rsidP="00532390">
      <w:pPr>
        <w:pStyle w:val="Heading3"/>
        <w:numPr>
          <w:ilvl w:val="2"/>
          <w:numId w:val="1"/>
        </w:numPr>
        <w:rPr>
          <w:rFonts w:cs="Times New Roman"/>
          <w:lang w:val="sr-Cyrl-BA"/>
        </w:rPr>
      </w:pPr>
      <w:bookmarkStart w:id="273" w:name="_Toc162247163"/>
      <w:r w:rsidRPr="00A5730F">
        <w:rPr>
          <w:rFonts w:cs="Times New Roman"/>
          <w:lang w:val="sr-Cyrl-BA"/>
        </w:rPr>
        <w:t>Класификација</w:t>
      </w:r>
      <w:bookmarkEnd w:id="273"/>
    </w:p>
    <w:p w14:paraId="400FB4E8" w14:textId="77777777" w:rsidR="004A532D" w:rsidRPr="00A5730F" w:rsidRDefault="00C509AB" w:rsidP="00BE13A5">
      <w:pPr>
        <w:pStyle w:val="NoSpacing"/>
        <w:spacing w:after="240"/>
        <w:rPr>
          <w:rFonts w:cs="Times New Roman"/>
          <w:lang w:val="sr-Cyrl-BA"/>
        </w:rPr>
      </w:pPr>
      <w:r w:rsidRPr="00A5730F">
        <w:rPr>
          <w:rFonts w:cs="Times New Roman"/>
          <w:lang w:val="sr-Cyrl-BA"/>
        </w:rPr>
        <w:t xml:space="preserve">Класификација </w:t>
      </w:r>
      <w:r w:rsidR="00AF057B" w:rsidRPr="00A5730F">
        <w:rPr>
          <w:rFonts w:cs="Times New Roman"/>
          <w:lang w:val="sr-Cyrl-BA"/>
        </w:rPr>
        <w:t>представља технику</w:t>
      </w:r>
      <w:r w:rsidRPr="00A5730F">
        <w:rPr>
          <w:rFonts w:cs="Times New Roman"/>
          <w:lang w:val="sr-Cyrl-BA"/>
        </w:rPr>
        <w:t xml:space="preserve"> дод</w:t>
      </w:r>
      <w:r w:rsidR="007B6A1A" w:rsidRPr="00A5730F">
        <w:rPr>
          <w:rFonts w:cs="Times New Roman"/>
          <w:lang w:val="sr-Cyrl-BA"/>
        </w:rPr>
        <w:t>ј</w:t>
      </w:r>
      <w:r w:rsidRPr="00A5730F">
        <w:rPr>
          <w:rFonts w:cs="Times New Roman"/>
          <w:lang w:val="sr-Cyrl-BA"/>
        </w:rPr>
        <w:t>ељивања категорије свакој ставци из скупа података</w:t>
      </w:r>
      <w:r w:rsidR="00836730" w:rsidRPr="00A5730F">
        <w:rPr>
          <w:rFonts w:cs="Times New Roman"/>
          <w:lang w:val="sr-Cyrl-BA"/>
        </w:rPr>
        <w:t xml:space="preserve"> (слика 2.8)</w:t>
      </w:r>
      <w:r w:rsidRPr="00A5730F">
        <w:rPr>
          <w:rFonts w:cs="Times New Roman"/>
          <w:lang w:val="sr-Cyrl-BA"/>
        </w:rPr>
        <w:t xml:space="preserve">. </w:t>
      </w:r>
    </w:p>
    <w:p w14:paraId="6A040CF2" w14:textId="77777777" w:rsidR="004A532D" w:rsidRPr="00A5730F" w:rsidRDefault="004A532D" w:rsidP="004A532D">
      <w:pPr>
        <w:pStyle w:val="NoSpacing"/>
        <w:ind w:firstLine="0"/>
        <w:jc w:val="center"/>
        <w:rPr>
          <w:rFonts w:cs="Times New Roman"/>
          <w:lang w:val="sr-Cyrl-BA"/>
        </w:rPr>
      </w:pPr>
      <w:r w:rsidRPr="00066EAB">
        <w:rPr>
          <w:rFonts w:cs="Times New Roman"/>
          <w:noProof/>
          <w:lang w:val="sr-Cyrl-BA"/>
        </w:rPr>
        <w:drawing>
          <wp:inline distT="0" distB="0" distL="0" distR="0" wp14:anchorId="79EA72A3" wp14:editId="758549F2">
            <wp:extent cx="2426277" cy="2426277"/>
            <wp:effectExtent l="19050" t="19050" r="12700" b="12700"/>
            <wp:docPr id="363068760" name="Picture 363068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29281" cy="2429281"/>
                    </a:xfrm>
                    <a:prstGeom prst="rect">
                      <a:avLst/>
                    </a:prstGeom>
                    <a:noFill/>
                    <a:ln>
                      <a:solidFill>
                        <a:schemeClr val="tx1"/>
                      </a:solidFill>
                    </a:ln>
                  </pic:spPr>
                </pic:pic>
              </a:graphicData>
            </a:graphic>
          </wp:inline>
        </w:drawing>
      </w:r>
    </w:p>
    <w:p w14:paraId="38719EEB" w14:textId="77777777" w:rsidR="004A532D" w:rsidRPr="00A5730F" w:rsidRDefault="004A532D" w:rsidP="00BE13A5">
      <w:pPr>
        <w:pStyle w:val="NoSpacing"/>
        <w:spacing w:after="240"/>
        <w:ind w:firstLine="0"/>
        <w:jc w:val="center"/>
        <w:rPr>
          <w:rFonts w:cs="Times New Roman"/>
          <w:i/>
          <w:iCs/>
          <w:lang w:val="sr-Cyrl-BA"/>
        </w:rPr>
      </w:pPr>
      <w:r w:rsidRPr="00A5730F">
        <w:rPr>
          <w:rFonts w:cs="Times New Roman"/>
          <w:i/>
          <w:iCs/>
          <w:lang w:val="sr-Cyrl-BA"/>
        </w:rPr>
        <w:t>Слика 2.8. Примјер класификације у три класе</w:t>
      </w:r>
    </w:p>
    <w:p w14:paraId="31B30043" w14:textId="5EA86B5D" w:rsidR="00912541" w:rsidRPr="00A5730F" w:rsidRDefault="00C509AB" w:rsidP="00BE13A5">
      <w:pPr>
        <w:pStyle w:val="NoSpacing"/>
        <w:rPr>
          <w:rFonts w:cs="Times New Roman"/>
          <w:lang w:val="sr-Cyrl-BA"/>
        </w:rPr>
      </w:pPr>
      <w:r w:rsidRPr="00A5730F">
        <w:rPr>
          <w:rFonts w:cs="Times New Roman"/>
          <w:lang w:val="sr-Cyrl-BA"/>
        </w:rPr>
        <w:t>На прим</w:t>
      </w:r>
      <w:r w:rsidR="001B518E" w:rsidRPr="00A5730F">
        <w:rPr>
          <w:rFonts w:cs="Times New Roman"/>
          <w:lang w:val="sr-Cyrl-BA"/>
        </w:rPr>
        <w:t>ј</w:t>
      </w:r>
      <w:r w:rsidRPr="00A5730F">
        <w:rPr>
          <w:rFonts w:cs="Times New Roman"/>
          <w:lang w:val="sr-Cyrl-BA"/>
        </w:rPr>
        <w:t>ер, класификација докумената састоји се од дод</w:t>
      </w:r>
      <w:r w:rsidR="007B6A1A" w:rsidRPr="00A5730F">
        <w:rPr>
          <w:rFonts w:cs="Times New Roman"/>
          <w:lang w:val="sr-Cyrl-BA"/>
        </w:rPr>
        <w:t>ј</w:t>
      </w:r>
      <w:r w:rsidRPr="00A5730F">
        <w:rPr>
          <w:rFonts w:cs="Times New Roman"/>
          <w:lang w:val="sr-Cyrl-BA"/>
        </w:rPr>
        <w:t>ељивања категорија као што су политика, посао, спорт или вријеме сваком документу, док се класификација слика састоји од дод</w:t>
      </w:r>
      <w:r w:rsidR="007B6A1A" w:rsidRPr="00A5730F">
        <w:rPr>
          <w:rFonts w:cs="Times New Roman"/>
          <w:lang w:val="sr-Cyrl-BA"/>
        </w:rPr>
        <w:t>ј</w:t>
      </w:r>
      <w:r w:rsidRPr="00A5730F">
        <w:rPr>
          <w:rFonts w:cs="Times New Roman"/>
          <w:lang w:val="sr-Cyrl-BA"/>
        </w:rPr>
        <w:t xml:space="preserve">ељивања категорије свакој слици као што су аутомобил, воз или авион. Број категорија у таквим задацима често је мањи од неколико стотина, али може бити много већи </w:t>
      </w:r>
      <w:r w:rsidRPr="00A5730F">
        <w:rPr>
          <w:rFonts w:cs="Times New Roman"/>
          <w:lang w:val="sr-Cyrl-BA"/>
        </w:rPr>
        <w:lastRenderedPageBreak/>
        <w:t>у неким тешким задацима и чак неограничен као у класификацији текста или препознавању говора.</w:t>
      </w:r>
      <w:sdt>
        <w:sdtPr>
          <w:rPr>
            <w:rFonts w:cs="Times New Roman"/>
            <w:lang w:val="sr-Cyrl-BA"/>
          </w:rPr>
          <w:id w:val="-1277481075"/>
          <w:citation/>
        </w:sdtPr>
        <w:sdtContent>
          <w:r w:rsidRPr="00A5730F">
            <w:rPr>
              <w:rFonts w:cs="Times New Roman"/>
              <w:lang w:val="sr-Cyrl-BA"/>
            </w:rPr>
            <w:fldChar w:fldCharType="begin"/>
          </w:r>
          <w:r w:rsidRPr="00A5730F">
            <w:rPr>
              <w:rFonts w:cs="Times New Roman"/>
              <w:lang w:val="sr-Cyrl-BA"/>
            </w:rPr>
            <w:instrText xml:space="preserve"> CITATION Moh18 \l 7194 </w:instrText>
          </w:r>
          <w:r w:rsidRPr="00A5730F">
            <w:rPr>
              <w:rFonts w:cs="Times New Roman"/>
              <w:lang w:val="sr-Cyrl-BA"/>
            </w:rPr>
            <w:fldChar w:fldCharType="separate"/>
          </w:r>
          <w:r w:rsidR="00A927A8">
            <w:rPr>
              <w:rFonts w:cs="Times New Roman"/>
              <w:noProof/>
              <w:lang w:val="sr-Cyrl-BA"/>
            </w:rPr>
            <w:t xml:space="preserve"> </w:t>
          </w:r>
          <w:r w:rsidR="00A927A8" w:rsidRPr="00A927A8">
            <w:rPr>
              <w:rFonts w:cs="Times New Roman"/>
              <w:noProof/>
              <w:lang w:val="sr-Cyrl-BA"/>
            </w:rPr>
            <w:t>[5]</w:t>
          </w:r>
          <w:r w:rsidRPr="00A5730F">
            <w:rPr>
              <w:rFonts w:cs="Times New Roman"/>
              <w:lang w:val="sr-Cyrl-BA"/>
            </w:rPr>
            <w:fldChar w:fldCharType="end"/>
          </w:r>
        </w:sdtContent>
      </w:sdt>
    </w:p>
    <w:p w14:paraId="5CD761A3" w14:textId="4CF873EA" w:rsidR="0038459B" w:rsidRPr="00A5730F" w:rsidRDefault="00AF057B" w:rsidP="00450229">
      <w:pPr>
        <w:pStyle w:val="NoSpacing"/>
        <w:rPr>
          <w:rFonts w:cs="Times New Roman"/>
          <w:lang w:val="sr-Cyrl-BA"/>
        </w:rPr>
      </w:pPr>
      <w:r w:rsidRPr="00A5730F">
        <w:rPr>
          <w:rFonts w:cs="Times New Roman"/>
          <w:lang w:val="sr-Cyrl-BA"/>
        </w:rPr>
        <w:t>Постоје разне</w:t>
      </w:r>
      <w:r w:rsidR="0038459B" w:rsidRPr="00A5730F">
        <w:rPr>
          <w:rFonts w:cs="Times New Roman"/>
          <w:lang w:val="sr-Cyrl-BA"/>
        </w:rPr>
        <w:t xml:space="preserve"> технике класификације, укључујући </w:t>
      </w:r>
      <w:r w:rsidRPr="00A5730F">
        <w:rPr>
          <w:rFonts w:cs="Times New Roman"/>
          <w:lang w:val="sr-Cyrl-BA"/>
        </w:rPr>
        <w:t xml:space="preserve">логистичку </w:t>
      </w:r>
      <w:r w:rsidR="0038459B" w:rsidRPr="00A5730F">
        <w:rPr>
          <w:rFonts w:cs="Times New Roman"/>
          <w:lang w:val="sr-Cyrl-BA"/>
        </w:rPr>
        <w:t>регресиј</w:t>
      </w:r>
      <w:r w:rsidRPr="00A5730F">
        <w:rPr>
          <w:rFonts w:cs="Times New Roman"/>
          <w:lang w:val="sr-Cyrl-BA"/>
        </w:rPr>
        <w:t>у</w:t>
      </w:r>
      <w:r w:rsidR="0038459B" w:rsidRPr="00A5730F">
        <w:rPr>
          <w:rFonts w:cs="Times New Roman"/>
          <w:lang w:val="sr-Cyrl-BA"/>
        </w:rPr>
        <w:t xml:space="preserve">, </w:t>
      </w:r>
      <w:r w:rsidR="007B6A1A" w:rsidRPr="00A5730F">
        <w:rPr>
          <w:rFonts w:cs="Times New Roman"/>
          <w:lang w:val="sr-Cyrl-BA"/>
        </w:rPr>
        <w:t>К</w:t>
      </w:r>
      <w:r w:rsidR="0038459B" w:rsidRPr="00A5730F">
        <w:rPr>
          <w:rFonts w:cs="Times New Roman"/>
          <w:lang w:val="sr-Cyrl-BA"/>
        </w:rPr>
        <w:t>-</w:t>
      </w:r>
      <w:r w:rsidR="007B6A1A" w:rsidRPr="00BE13A5">
        <w:rPr>
          <w:rFonts w:cs="Times New Roman"/>
          <w:lang w:val="sr-Cyrl-BA"/>
        </w:rPr>
        <w:t>nn</w:t>
      </w:r>
      <w:r w:rsidR="0038459B" w:rsidRPr="00A5730F">
        <w:rPr>
          <w:rFonts w:cs="Times New Roman"/>
          <w:lang w:val="sr-Cyrl-BA"/>
        </w:rPr>
        <w:t xml:space="preserve">, </w:t>
      </w:r>
      <w:r w:rsidRPr="00A5730F">
        <w:rPr>
          <w:rFonts w:cs="Times New Roman"/>
          <w:lang w:val="sr-Cyrl-BA"/>
        </w:rPr>
        <w:t>стабла</w:t>
      </w:r>
      <w:r w:rsidR="0038459B" w:rsidRPr="00A5730F">
        <w:rPr>
          <w:rFonts w:cs="Times New Roman"/>
          <w:lang w:val="sr-Cyrl-BA"/>
        </w:rPr>
        <w:t xml:space="preserve"> одлучивања, и наивни </w:t>
      </w:r>
      <w:r w:rsidR="00B54DCE" w:rsidRPr="00A5730F">
        <w:rPr>
          <w:rFonts w:cs="Times New Roman"/>
          <w:lang w:val="sr-Cyrl-BA"/>
        </w:rPr>
        <w:t>Бајес</w:t>
      </w:r>
      <w:r w:rsidR="0038459B" w:rsidRPr="00A5730F">
        <w:rPr>
          <w:rFonts w:cs="Times New Roman"/>
          <w:lang w:val="sr-Cyrl-BA"/>
        </w:rPr>
        <w:t xml:space="preserve">. Ове технике су различите по </w:t>
      </w:r>
      <w:r w:rsidR="0073124C" w:rsidRPr="00A5730F">
        <w:rPr>
          <w:rFonts w:cs="Times New Roman"/>
          <w:lang w:val="sr-Cyrl-BA"/>
        </w:rPr>
        <w:t>начину на који</w:t>
      </w:r>
      <w:r w:rsidR="0038459B" w:rsidRPr="00A5730F">
        <w:rPr>
          <w:rFonts w:cs="Times New Roman"/>
          <w:lang w:val="sr-Cyrl-BA"/>
        </w:rPr>
        <w:t xml:space="preserve"> се користе </w:t>
      </w:r>
      <w:r w:rsidR="0073124C" w:rsidRPr="00A5730F">
        <w:rPr>
          <w:rFonts w:cs="Times New Roman"/>
          <w:lang w:val="sr-Cyrl-BA"/>
        </w:rPr>
        <w:t>атрибути мјерења</w:t>
      </w:r>
      <w:r w:rsidR="0038459B" w:rsidRPr="00A5730F">
        <w:rPr>
          <w:rFonts w:cs="Times New Roman"/>
          <w:lang w:val="sr-Cyrl-BA"/>
        </w:rPr>
        <w:t xml:space="preserve"> и њихо</w:t>
      </w:r>
      <w:r w:rsidR="0073124C" w:rsidRPr="00A5730F">
        <w:rPr>
          <w:rFonts w:cs="Times New Roman"/>
          <w:lang w:val="sr-Cyrl-BA"/>
        </w:rPr>
        <w:t>ви</w:t>
      </w:r>
      <w:r w:rsidR="0038459B" w:rsidRPr="00A5730F">
        <w:rPr>
          <w:rFonts w:cs="Times New Roman"/>
          <w:lang w:val="sr-Cyrl-BA"/>
        </w:rPr>
        <w:t xml:space="preserve"> </w:t>
      </w:r>
      <w:r w:rsidRPr="00A5730F">
        <w:rPr>
          <w:rFonts w:cs="Times New Roman"/>
          <w:lang w:val="sr-Cyrl-BA"/>
        </w:rPr>
        <w:t>однос</w:t>
      </w:r>
      <w:r w:rsidR="0073124C" w:rsidRPr="00A5730F">
        <w:rPr>
          <w:rFonts w:cs="Times New Roman"/>
          <w:lang w:val="sr-Cyrl-BA"/>
        </w:rPr>
        <w:t>и</w:t>
      </w:r>
      <w:r w:rsidR="0038459B" w:rsidRPr="00A5730F">
        <w:rPr>
          <w:rFonts w:cs="Times New Roman"/>
          <w:lang w:val="sr-Cyrl-BA"/>
        </w:rPr>
        <w:t xml:space="preserve"> са познатим категоријама</w:t>
      </w:r>
      <w:r w:rsidR="0073124C" w:rsidRPr="00A5730F">
        <w:rPr>
          <w:rFonts w:cs="Times New Roman"/>
          <w:lang w:val="sr-Cyrl-BA"/>
        </w:rPr>
        <w:t xml:space="preserve">. Технике се разликују и </w:t>
      </w:r>
      <w:r w:rsidR="0038459B" w:rsidRPr="00A5730F">
        <w:rPr>
          <w:rFonts w:cs="Times New Roman"/>
          <w:lang w:val="sr-Cyrl-BA"/>
        </w:rPr>
        <w:t xml:space="preserve">по </w:t>
      </w:r>
      <w:r w:rsidR="0073124C" w:rsidRPr="00A5730F">
        <w:rPr>
          <w:rFonts w:cs="Times New Roman"/>
          <w:lang w:val="sr-Cyrl-BA"/>
        </w:rPr>
        <w:t>начину додјеле</w:t>
      </w:r>
      <w:r w:rsidR="0038459B" w:rsidRPr="00A5730F">
        <w:rPr>
          <w:rFonts w:cs="Times New Roman"/>
          <w:lang w:val="sr-Cyrl-BA"/>
        </w:rPr>
        <w:t xml:space="preserve"> нови</w:t>
      </w:r>
      <w:r w:rsidR="0073124C" w:rsidRPr="00A5730F">
        <w:rPr>
          <w:rFonts w:cs="Times New Roman"/>
          <w:lang w:val="sr-Cyrl-BA"/>
        </w:rPr>
        <w:t>х</w:t>
      </w:r>
      <w:r w:rsidR="0038459B" w:rsidRPr="00A5730F">
        <w:rPr>
          <w:rFonts w:cs="Times New Roman"/>
          <w:lang w:val="sr-Cyrl-BA"/>
        </w:rPr>
        <w:t xml:space="preserve"> објект</w:t>
      </w:r>
      <w:r w:rsidR="0073124C" w:rsidRPr="00A5730F">
        <w:rPr>
          <w:rFonts w:cs="Times New Roman"/>
          <w:lang w:val="sr-Cyrl-BA"/>
        </w:rPr>
        <w:t>а</w:t>
      </w:r>
      <w:r w:rsidR="0038459B" w:rsidRPr="00A5730F">
        <w:rPr>
          <w:rFonts w:cs="Times New Roman"/>
          <w:lang w:val="sr-Cyrl-BA"/>
        </w:rPr>
        <w:t xml:space="preserve"> у категорије.</w:t>
      </w:r>
    </w:p>
    <w:p w14:paraId="477CD784" w14:textId="31FA025B" w:rsidR="00AF78BA" w:rsidRPr="00A5730F" w:rsidRDefault="0038459B" w:rsidP="00E07FC5">
      <w:pPr>
        <w:pStyle w:val="NoSpacing"/>
        <w:rPr>
          <w:rFonts w:cs="Times New Roman"/>
          <w:lang w:val="sr-Cyrl-BA"/>
        </w:rPr>
      </w:pPr>
      <w:r w:rsidRPr="00A5730F">
        <w:rPr>
          <w:rFonts w:cs="Times New Roman"/>
          <w:lang w:val="sr-Cyrl-BA"/>
        </w:rPr>
        <w:t>Класификација може бити надгледана или ненадгледана. У надгледаној класификацији, подаци садрже позитивне примјере за сваку категорију, док се у ненадгледаној класификацији тражи да алгоритам сам пронађе категорије</w:t>
      </w:r>
      <w:r w:rsidR="00AF78BA" w:rsidRPr="00A5730F">
        <w:rPr>
          <w:rFonts w:cs="Times New Roman"/>
          <w:lang w:val="sr-Cyrl-BA"/>
        </w:rPr>
        <w:t xml:space="preserve">, а </w:t>
      </w:r>
      <w:r w:rsidR="001B518E" w:rsidRPr="00A5730F">
        <w:rPr>
          <w:rFonts w:cs="Times New Roman"/>
          <w:lang w:val="sr-Cyrl-BA"/>
        </w:rPr>
        <w:t>може</w:t>
      </w:r>
      <w:r w:rsidR="00620BCC" w:rsidRPr="00A5730F">
        <w:rPr>
          <w:rFonts w:cs="Times New Roman"/>
          <w:lang w:val="sr-Cyrl-BA"/>
        </w:rPr>
        <w:t xml:space="preserve"> </w:t>
      </w:r>
      <w:r w:rsidR="001B518E" w:rsidRPr="00A5730F">
        <w:rPr>
          <w:rFonts w:cs="Times New Roman"/>
          <w:lang w:val="sr-Cyrl-BA"/>
        </w:rPr>
        <w:t>му</w:t>
      </w:r>
      <w:r w:rsidR="00620BCC" w:rsidRPr="00A5730F">
        <w:rPr>
          <w:rFonts w:cs="Times New Roman"/>
          <w:lang w:val="sr-Cyrl-BA"/>
        </w:rPr>
        <w:t xml:space="preserve"> </w:t>
      </w:r>
      <w:r w:rsidR="001B518E" w:rsidRPr="00A5730F">
        <w:rPr>
          <w:rFonts w:cs="Times New Roman"/>
          <w:lang w:val="sr-Cyrl-BA"/>
        </w:rPr>
        <w:t>се и</w:t>
      </w:r>
      <w:r w:rsidR="00AF78BA" w:rsidRPr="00A5730F">
        <w:rPr>
          <w:rFonts w:cs="Times New Roman"/>
          <w:lang w:val="sr-Cyrl-BA"/>
        </w:rPr>
        <w:t xml:space="preserve"> </w:t>
      </w:r>
      <w:r w:rsidR="001B518E" w:rsidRPr="00A5730F">
        <w:rPr>
          <w:rFonts w:cs="Times New Roman"/>
          <w:lang w:val="sr-Cyrl-BA"/>
        </w:rPr>
        <w:t>спецификовати</w:t>
      </w:r>
      <w:r w:rsidR="00AF78BA" w:rsidRPr="00A5730F">
        <w:rPr>
          <w:rFonts w:cs="Times New Roman"/>
          <w:lang w:val="sr-Cyrl-BA"/>
        </w:rPr>
        <w:t xml:space="preserve"> колико </w:t>
      </w:r>
      <w:r w:rsidR="001B518E" w:rsidRPr="00A5730F">
        <w:rPr>
          <w:rFonts w:cs="Times New Roman"/>
          <w:lang w:val="sr-Cyrl-BA"/>
        </w:rPr>
        <w:t xml:space="preserve">тачно </w:t>
      </w:r>
      <w:r w:rsidR="00AF78BA" w:rsidRPr="00A5730F">
        <w:rPr>
          <w:rFonts w:cs="Times New Roman"/>
          <w:lang w:val="sr-Cyrl-BA"/>
        </w:rPr>
        <w:t>категорија има у улазном скупу података</w:t>
      </w:r>
      <w:r w:rsidRPr="00A5730F">
        <w:rPr>
          <w:rFonts w:cs="Times New Roman"/>
          <w:lang w:val="sr-Cyrl-BA"/>
        </w:rPr>
        <w:t xml:space="preserve">. </w:t>
      </w:r>
      <w:r w:rsidR="00AF057B" w:rsidRPr="00A5730F">
        <w:rPr>
          <w:rFonts w:cs="Times New Roman"/>
          <w:lang w:val="sr-Cyrl-BA"/>
        </w:rPr>
        <w:t>Да би класификација била квалитетно одрађена</w:t>
      </w:r>
      <w:r w:rsidR="00001E6A" w:rsidRPr="00A5730F">
        <w:rPr>
          <w:rFonts w:cs="Times New Roman"/>
          <w:lang w:val="sr-Cyrl-BA"/>
        </w:rPr>
        <w:t>,</w:t>
      </w:r>
      <w:r w:rsidR="00AF057B" w:rsidRPr="00A5730F">
        <w:rPr>
          <w:rFonts w:cs="Times New Roman"/>
          <w:lang w:val="sr-Cyrl-BA"/>
        </w:rPr>
        <w:t xml:space="preserve"> по</w:t>
      </w:r>
      <w:r w:rsidR="00620BCC" w:rsidRPr="00A5730F">
        <w:rPr>
          <w:rFonts w:cs="Times New Roman"/>
          <w:lang w:val="sr-Cyrl-BA"/>
        </w:rPr>
        <w:t>т</w:t>
      </w:r>
      <w:r w:rsidR="00AF057B" w:rsidRPr="00A5730F">
        <w:rPr>
          <w:rFonts w:cs="Times New Roman"/>
          <w:lang w:val="sr-Cyrl-BA"/>
        </w:rPr>
        <w:t>ребно</w:t>
      </w:r>
      <w:r w:rsidRPr="00A5730F">
        <w:rPr>
          <w:rFonts w:cs="Times New Roman"/>
          <w:lang w:val="sr-Cyrl-BA"/>
        </w:rPr>
        <w:t xml:space="preserve"> </w:t>
      </w:r>
      <w:r w:rsidR="00AF057B" w:rsidRPr="00A5730F">
        <w:rPr>
          <w:rFonts w:cs="Times New Roman"/>
          <w:lang w:val="sr-Cyrl-BA"/>
        </w:rPr>
        <w:t>је</w:t>
      </w:r>
      <w:r w:rsidR="00F95C59" w:rsidRPr="00A5730F">
        <w:rPr>
          <w:rFonts w:cs="Times New Roman"/>
          <w:lang w:val="sr-Cyrl-BA"/>
        </w:rPr>
        <w:t xml:space="preserve"> </w:t>
      </w:r>
      <w:r w:rsidRPr="00A5730F">
        <w:rPr>
          <w:rFonts w:cs="Times New Roman"/>
          <w:lang w:val="sr-Cyrl-BA"/>
        </w:rPr>
        <w:t>да се припрем</w:t>
      </w:r>
      <w:r w:rsidR="00AF057B" w:rsidRPr="00A5730F">
        <w:rPr>
          <w:rFonts w:cs="Times New Roman"/>
          <w:lang w:val="sr-Cyrl-BA"/>
        </w:rPr>
        <w:t>е</w:t>
      </w:r>
      <w:r w:rsidRPr="00A5730F">
        <w:rPr>
          <w:rFonts w:cs="Times New Roman"/>
          <w:lang w:val="sr-Cyrl-BA"/>
        </w:rPr>
        <w:t xml:space="preserve"> </w:t>
      </w:r>
      <w:r w:rsidR="00AF057B" w:rsidRPr="00A5730F">
        <w:rPr>
          <w:rFonts w:cs="Times New Roman"/>
          <w:lang w:val="sr-Cyrl-BA"/>
        </w:rPr>
        <w:t>подаци</w:t>
      </w:r>
      <w:r w:rsidRPr="00A5730F">
        <w:rPr>
          <w:rFonts w:cs="Times New Roman"/>
          <w:lang w:val="sr-Cyrl-BA"/>
        </w:rPr>
        <w:t xml:space="preserve"> за класификацију, укључујући процес нормализације и екстракције </w:t>
      </w:r>
      <w:r w:rsidR="00AF057B" w:rsidRPr="00A5730F">
        <w:rPr>
          <w:rFonts w:cs="Times New Roman"/>
          <w:lang w:val="sr-Cyrl-BA"/>
        </w:rPr>
        <w:t>ставки</w:t>
      </w:r>
      <w:r w:rsidRPr="00A5730F">
        <w:rPr>
          <w:rFonts w:cs="Times New Roman"/>
          <w:lang w:val="sr-Cyrl-BA"/>
        </w:rPr>
        <w:t>.</w:t>
      </w:r>
    </w:p>
    <w:p w14:paraId="1B64BBBF" w14:textId="6FEB724D" w:rsidR="0038459B" w:rsidRPr="00A5730F" w:rsidRDefault="00AF057B" w:rsidP="00450229">
      <w:pPr>
        <w:pStyle w:val="NoSpacing"/>
        <w:rPr>
          <w:rFonts w:cs="Times New Roman"/>
          <w:lang w:val="sr-Cyrl-BA"/>
        </w:rPr>
      </w:pPr>
      <w:r w:rsidRPr="00A5730F">
        <w:rPr>
          <w:rFonts w:cs="Times New Roman"/>
          <w:lang w:val="sr-Cyrl-BA"/>
        </w:rPr>
        <w:t>П</w:t>
      </w:r>
      <w:r w:rsidR="0038459B" w:rsidRPr="00A5730F">
        <w:rPr>
          <w:rFonts w:cs="Times New Roman"/>
          <w:lang w:val="sr-Cyrl-BA"/>
        </w:rPr>
        <w:t>роцјен</w:t>
      </w:r>
      <w:r w:rsidRPr="00A5730F">
        <w:rPr>
          <w:rFonts w:cs="Times New Roman"/>
          <w:lang w:val="sr-Cyrl-BA"/>
        </w:rPr>
        <w:t>а</w:t>
      </w:r>
      <w:r w:rsidR="0038459B" w:rsidRPr="00A5730F">
        <w:rPr>
          <w:rFonts w:cs="Times New Roman"/>
          <w:lang w:val="sr-Cyrl-BA"/>
        </w:rPr>
        <w:t xml:space="preserve"> и </w:t>
      </w:r>
      <w:r w:rsidRPr="00A5730F">
        <w:rPr>
          <w:rFonts w:cs="Times New Roman"/>
          <w:lang w:val="sr-Cyrl-BA"/>
        </w:rPr>
        <w:t>оцјењивање</w:t>
      </w:r>
      <w:r w:rsidR="0038459B" w:rsidRPr="00A5730F">
        <w:rPr>
          <w:rFonts w:cs="Times New Roman"/>
          <w:lang w:val="sr-Cyrl-BA"/>
        </w:rPr>
        <w:t xml:space="preserve"> квалитет</w:t>
      </w:r>
      <w:r w:rsidRPr="00A5730F">
        <w:rPr>
          <w:rFonts w:cs="Times New Roman"/>
          <w:lang w:val="sr-Cyrl-BA"/>
        </w:rPr>
        <w:t>а</w:t>
      </w:r>
      <w:r w:rsidR="0038459B" w:rsidRPr="00A5730F">
        <w:rPr>
          <w:rFonts w:cs="Times New Roman"/>
          <w:lang w:val="sr-Cyrl-BA"/>
        </w:rPr>
        <w:t xml:space="preserve"> класификације</w:t>
      </w:r>
      <w:r w:rsidRPr="00A5730F">
        <w:rPr>
          <w:rFonts w:cs="Times New Roman"/>
          <w:lang w:val="sr-Cyrl-BA"/>
        </w:rPr>
        <w:t xml:space="preserve"> се ради помоћу</w:t>
      </w:r>
      <w:r w:rsidR="0038459B" w:rsidRPr="00A5730F">
        <w:rPr>
          <w:rFonts w:cs="Times New Roman"/>
          <w:lang w:val="sr-Cyrl-BA"/>
        </w:rPr>
        <w:t xml:space="preserve"> метрика </w:t>
      </w:r>
      <w:r w:rsidRPr="00A5730F">
        <w:rPr>
          <w:rFonts w:cs="Times New Roman"/>
          <w:lang w:val="sr-Cyrl-BA"/>
        </w:rPr>
        <w:t>као што су</w:t>
      </w:r>
      <w:r w:rsidR="0038459B" w:rsidRPr="00A5730F">
        <w:rPr>
          <w:rFonts w:cs="Times New Roman"/>
          <w:lang w:val="sr-Cyrl-BA"/>
        </w:rPr>
        <w:t xml:space="preserve"> </w:t>
      </w:r>
      <w:commentRangeStart w:id="274"/>
      <w:r w:rsidR="0038459B" w:rsidRPr="00A5730F">
        <w:rPr>
          <w:rFonts w:cs="Times New Roman"/>
          <w:lang w:val="sr-Cyrl-BA"/>
        </w:rPr>
        <w:t>тачности</w:t>
      </w:r>
      <w:r w:rsidR="003514BA" w:rsidRPr="00A5730F">
        <w:rPr>
          <w:rFonts w:cs="Times New Roman"/>
          <w:lang w:val="sr-Cyrl-BA"/>
        </w:rPr>
        <w:t xml:space="preserve"> (</w:t>
      </w:r>
      <w:r w:rsidR="003514BA" w:rsidRPr="00BE13A5">
        <w:rPr>
          <w:rFonts w:cs="Times New Roman"/>
          <w:i/>
          <w:iCs/>
          <w:lang w:val="sr-Cyrl-BA"/>
        </w:rPr>
        <w:t>енг.</w:t>
      </w:r>
      <w:r w:rsidR="003514BA" w:rsidRPr="00A5730F">
        <w:rPr>
          <w:rFonts w:cs="Times New Roman"/>
          <w:i/>
          <w:iCs/>
          <w:lang w:val="sr-Cyrl-BA"/>
        </w:rPr>
        <w:t xml:space="preserve"> Accuracy</w:t>
      </w:r>
      <w:r w:rsidR="003514BA" w:rsidRPr="00A5730F">
        <w:rPr>
          <w:rFonts w:cs="Times New Roman"/>
          <w:lang w:val="sr-Cyrl-BA"/>
        </w:rPr>
        <w:t>)</w:t>
      </w:r>
      <w:r w:rsidR="0038459B" w:rsidRPr="00A5730F">
        <w:rPr>
          <w:rFonts w:cs="Times New Roman"/>
          <w:lang w:val="sr-Cyrl-BA"/>
        </w:rPr>
        <w:t xml:space="preserve">, прецизности </w:t>
      </w:r>
      <w:r w:rsidR="003514BA" w:rsidRPr="00A5730F">
        <w:rPr>
          <w:rFonts w:cs="Times New Roman"/>
          <w:lang w:val="sr-Cyrl-BA"/>
        </w:rPr>
        <w:t>(</w:t>
      </w:r>
      <w:r w:rsidR="003514BA" w:rsidRPr="00A5730F">
        <w:rPr>
          <w:rFonts w:cs="Times New Roman"/>
          <w:i/>
          <w:iCs/>
          <w:lang w:val="sr-Cyrl-BA"/>
        </w:rPr>
        <w:t xml:space="preserve">енг. </w:t>
      </w:r>
      <w:r w:rsidR="003514BA" w:rsidRPr="00BE13A5">
        <w:rPr>
          <w:rFonts w:cs="Times New Roman"/>
          <w:i/>
          <w:iCs/>
          <w:lang w:val="sr-Cyrl-BA"/>
        </w:rPr>
        <w:t>P</w:t>
      </w:r>
      <w:r w:rsidR="003514BA" w:rsidRPr="00A5730F">
        <w:rPr>
          <w:rFonts w:cs="Times New Roman"/>
          <w:i/>
          <w:iCs/>
          <w:lang w:val="sr-Cyrl-BA"/>
        </w:rPr>
        <w:t>recision</w:t>
      </w:r>
      <w:r w:rsidR="003514BA" w:rsidRPr="00A5730F">
        <w:rPr>
          <w:rFonts w:cs="Times New Roman"/>
          <w:lang w:val="sr-Cyrl-BA"/>
        </w:rPr>
        <w:t xml:space="preserve">) </w:t>
      </w:r>
      <w:r w:rsidR="0038459B" w:rsidRPr="00A5730F">
        <w:rPr>
          <w:rFonts w:cs="Times New Roman"/>
          <w:lang w:val="sr-Cyrl-BA"/>
        </w:rPr>
        <w:t xml:space="preserve">и </w:t>
      </w:r>
      <w:r w:rsidR="007B6A1A" w:rsidRPr="00BE13A5">
        <w:rPr>
          <w:rFonts w:cs="Times New Roman"/>
          <w:lang w:val="sr-Cyrl-BA"/>
        </w:rPr>
        <w:t>F</w:t>
      </w:r>
      <w:r w:rsidR="0038459B" w:rsidRPr="00A5730F">
        <w:rPr>
          <w:rFonts w:cs="Times New Roman"/>
          <w:lang w:val="sr-Cyrl-BA"/>
        </w:rPr>
        <w:t>-мјере</w:t>
      </w:r>
      <w:commentRangeEnd w:id="274"/>
      <w:r w:rsidR="009F5DB1" w:rsidRPr="00BE13A5">
        <w:rPr>
          <w:rStyle w:val="CommentReference"/>
          <w:rFonts w:cs="Times New Roman"/>
          <w:lang w:val="sr-Cyrl-BA"/>
        </w:rPr>
        <w:commentReference w:id="274"/>
      </w:r>
      <w:r w:rsidR="003514BA" w:rsidRPr="00A5730F">
        <w:rPr>
          <w:rFonts w:cs="Times New Roman"/>
          <w:lang w:val="sr-Cyrl-BA"/>
        </w:rPr>
        <w:t xml:space="preserve"> (</w:t>
      </w:r>
      <w:r w:rsidR="003514BA" w:rsidRPr="00A5730F">
        <w:rPr>
          <w:rFonts w:cs="Times New Roman"/>
          <w:i/>
          <w:iCs/>
          <w:lang w:val="sr-Cyrl-BA"/>
        </w:rPr>
        <w:t>енг. F-measure</w:t>
      </w:r>
      <w:r w:rsidR="003514BA" w:rsidRPr="00A5730F">
        <w:rPr>
          <w:rFonts w:cs="Times New Roman"/>
          <w:lang w:val="sr-Cyrl-BA"/>
        </w:rPr>
        <w:t>)</w:t>
      </w:r>
      <w:r w:rsidR="0038459B" w:rsidRPr="00A5730F">
        <w:rPr>
          <w:rFonts w:cs="Times New Roman"/>
          <w:lang w:val="sr-Cyrl-BA"/>
        </w:rPr>
        <w:t>. Овај процес помаже у одређивању колико добро алгоритам функционише у стварним примјенама и омогу</w:t>
      </w:r>
      <w:r w:rsidR="001B518E" w:rsidRPr="00A5730F">
        <w:rPr>
          <w:rFonts w:cs="Times New Roman"/>
          <w:lang w:val="sr-Cyrl-BA"/>
        </w:rPr>
        <w:t>ћава и</w:t>
      </w:r>
      <w:r w:rsidR="0038459B" w:rsidRPr="00A5730F">
        <w:rPr>
          <w:rFonts w:cs="Times New Roman"/>
          <w:lang w:val="sr-Cyrl-BA"/>
        </w:rPr>
        <w:t>збор најбољег модела за одређени проблем.</w:t>
      </w:r>
    </w:p>
    <w:p w14:paraId="01E9DCCC" w14:textId="2C0CCF40" w:rsidR="003549ED" w:rsidRPr="00A5730F" w:rsidRDefault="00AF78BA" w:rsidP="00E07FC5">
      <w:pPr>
        <w:pStyle w:val="NoSpacing"/>
        <w:rPr>
          <w:rFonts w:cs="Times New Roman"/>
          <w:lang w:val="sr-Cyrl-BA"/>
        </w:rPr>
      </w:pPr>
      <w:r w:rsidRPr="00A5730F">
        <w:rPr>
          <w:rFonts w:cs="Times New Roman"/>
          <w:lang w:val="sr-Cyrl-BA"/>
        </w:rPr>
        <w:t>К</w:t>
      </w:r>
      <w:r w:rsidR="0038459B" w:rsidRPr="00A5730F">
        <w:rPr>
          <w:rFonts w:cs="Times New Roman"/>
          <w:lang w:val="sr-Cyrl-BA"/>
        </w:rPr>
        <w:t>ласификација у машинском учењу користи се за аутоматско разврставање објеката и препознавање значаја података, што помаже у доношењу одлука и побољшању пословања у многим индустријама, као што су здравство, финансије, и маркетинг.</w:t>
      </w:r>
      <w:sdt>
        <w:sdtPr>
          <w:rPr>
            <w:rFonts w:cs="Times New Roman"/>
            <w:lang w:val="sr-Cyrl-BA"/>
          </w:rPr>
          <w:id w:val="-1982758808"/>
          <w:citation/>
        </w:sdtPr>
        <w:sdtContent>
          <w:r w:rsidR="0038459B" w:rsidRPr="00A5730F">
            <w:rPr>
              <w:rFonts w:cs="Times New Roman"/>
              <w:lang w:val="sr-Cyrl-BA"/>
            </w:rPr>
            <w:fldChar w:fldCharType="begin"/>
          </w:r>
          <w:r w:rsidR="0038459B" w:rsidRPr="00BE13A5">
            <w:rPr>
              <w:rFonts w:cs="Times New Roman"/>
              <w:lang w:val="sr-Cyrl-BA"/>
            </w:rPr>
            <w:instrText xml:space="preserve"> CITATION Mit97 \l 6170 </w:instrText>
          </w:r>
          <w:r w:rsidR="0038459B" w:rsidRPr="00A5730F">
            <w:rPr>
              <w:rFonts w:cs="Times New Roman"/>
              <w:lang w:val="sr-Cyrl-BA"/>
            </w:rPr>
            <w:fldChar w:fldCharType="separate"/>
          </w:r>
          <w:r w:rsidR="00A927A8">
            <w:rPr>
              <w:rFonts w:cs="Times New Roman"/>
              <w:noProof/>
              <w:lang w:val="sr-Cyrl-BA"/>
            </w:rPr>
            <w:t xml:space="preserve"> </w:t>
          </w:r>
          <w:r w:rsidR="00A927A8" w:rsidRPr="00A927A8">
            <w:rPr>
              <w:rFonts w:cs="Times New Roman"/>
              <w:noProof/>
              <w:lang w:val="sr-Cyrl-BA"/>
            </w:rPr>
            <w:t>[6]</w:t>
          </w:r>
          <w:r w:rsidR="0038459B" w:rsidRPr="00A5730F">
            <w:rPr>
              <w:rFonts w:cs="Times New Roman"/>
              <w:lang w:val="sr-Cyrl-BA"/>
            </w:rPr>
            <w:fldChar w:fldCharType="end"/>
          </w:r>
        </w:sdtContent>
      </w:sdt>
    </w:p>
    <w:p w14:paraId="07EF7BBB" w14:textId="77777777" w:rsidR="00DF7825" w:rsidRPr="00A5730F" w:rsidRDefault="00C509AB" w:rsidP="00532390">
      <w:pPr>
        <w:pStyle w:val="Heading3"/>
        <w:numPr>
          <w:ilvl w:val="2"/>
          <w:numId w:val="1"/>
        </w:numPr>
        <w:rPr>
          <w:rFonts w:cs="Times New Roman"/>
          <w:lang w:val="sr-Cyrl-BA"/>
        </w:rPr>
      </w:pPr>
      <w:bookmarkStart w:id="275" w:name="_Toc162247164"/>
      <w:r w:rsidRPr="00A5730F">
        <w:rPr>
          <w:rFonts w:cs="Times New Roman"/>
          <w:lang w:val="sr-Cyrl-BA"/>
        </w:rPr>
        <w:t>Регресија</w:t>
      </w:r>
      <w:bookmarkEnd w:id="275"/>
    </w:p>
    <w:p w14:paraId="5635941D" w14:textId="77777777" w:rsidR="00D05BB2" w:rsidRPr="00A5730F" w:rsidRDefault="00AF78BA" w:rsidP="00442DE9">
      <w:pPr>
        <w:pStyle w:val="NoSpacing"/>
        <w:spacing w:after="240"/>
        <w:rPr>
          <w:rFonts w:cs="Times New Roman"/>
          <w:lang w:val="sr-Cyrl-BA"/>
        </w:rPr>
      </w:pPr>
      <w:r w:rsidRPr="00A5730F">
        <w:rPr>
          <w:rFonts w:cs="Times New Roman"/>
          <w:lang w:val="sr-Cyrl-BA"/>
        </w:rPr>
        <w:t>Регресија у машинском учењу представља технику коришћену за прогнозирање нумеричке вриједности на основу постојећих података</w:t>
      </w:r>
      <w:r w:rsidR="00D05BB2" w:rsidRPr="00A5730F">
        <w:rPr>
          <w:rFonts w:cs="Times New Roman"/>
          <w:lang w:val="sr-Cyrl-BA"/>
        </w:rPr>
        <w:t xml:space="preserve"> </w:t>
      </w:r>
      <w:r w:rsidR="00D05BB2" w:rsidRPr="00A5730F">
        <w:rPr>
          <w:rStyle w:val="jlqj4b"/>
          <w:rFonts w:cs="Times New Roman"/>
          <w:lang w:val="sr-Cyrl-BA"/>
        </w:rPr>
        <w:t>(слика 2.9)</w:t>
      </w:r>
      <w:r w:rsidRPr="00A5730F">
        <w:rPr>
          <w:rFonts w:cs="Times New Roman"/>
          <w:lang w:val="sr-Cyrl-BA"/>
        </w:rPr>
        <w:t xml:space="preserve">. </w:t>
      </w:r>
    </w:p>
    <w:p w14:paraId="44949B1E" w14:textId="77777777" w:rsidR="00D05BB2" w:rsidRPr="00A5730F" w:rsidRDefault="00D05BB2" w:rsidP="00D05BB2">
      <w:pPr>
        <w:pStyle w:val="NoSpacing"/>
        <w:ind w:firstLine="0"/>
        <w:jc w:val="center"/>
        <w:rPr>
          <w:rFonts w:cs="Times New Roman"/>
          <w:lang w:val="sr-Cyrl-BA"/>
        </w:rPr>
      </w:pPr>
      <w:r w:rsidRPr="00066EAB">
        <w:rPr>
          <w:rFonts w:cs="Times New Roman"/>
          <w:noProof/>
          <w:lang w:val="sr-Cyrl-BA"/>
        </w:rPr>
        <w:drawing>
          <wp:inline distT="0" distB="0" distL="0" distR="0" wp14:anchorId="363E5F5F" wp14:editId="11DD7ED4">
            <wp:extent cx="2413000" cy="2413000"/>
            <wp:effectExtent l="19050" t="19050" r="25400" b="25400"/>
            <wp:docPr id="2044696285" name="Picture 2044696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13234" cy="2413234"/>
                    </a:xfrm>
                    <a:prstGeom prst="rect">
                      <a:avLst/>
                    </a:prstGeom>
                    <a:noFill/>
                    <a:ln>
                      <a:solidFill>
                        <a:schemeClr val="tx1"/>
                      </a:solidFill>
                    </a:ln>
                  </pic:spPr>
                </pic:pic>
              </a:graphicData>
            </a:graphic>
          </wp:inline>
        </w:drawing>
      </w:r>
    </w:p>
    <w:p w14:paraId="76738EA0" w14:textId="7FF562E8" w:rsidR="00D05BB2" w:rsidRPr="00A5730F" w:rsidRDefault="00D05BB2" w:rsidP="00BE13A5">
      <w:pPr>
        <w:pStyle w:val="NoSpacing"/>
        <w:spacing w:after="240"/>
        <w:ind w:firstLine="0"/>
        <w:jc w:val="center"/>
        <w:rPr>
          <w:rFonts w:cs="Times New Roman"/>
          <w:lang w:val="sr-Cyrl-BA"/>
        </w:rPr>
      </w:pPr>
      <w:r w:rsidRPr="00A5730F">
        <w:rPr>
          <w:rFonts w:cs="Times New Roman"/>
          <w:i/>
          <w:iCs/>
          <w:lang w:val="sr-Cyrl-BA"/>
        </w:rPr>
        <w:t>Слика 2.9. Примјер линеарне регресије</w:t>
      </w:r>
    </w:p>
    <w:p w14:paraId="538BD65C" w14:textId="4E653186" w:rsidR="003549ED" w:rsidRPr="00BE13A5" w:rsidRDefault="00AF78BA" w:rsidP="00BE13A5">
      <w:pPr>
        <w:pStyle w:val="NoSpacing"/>
        <w:spacing w:after="240"/>
        <w:rPr>
          <w:rStyle w:val="jlqj4b"/>
          <w:rFonts w:cs="Times New Roman"/>
          <w:lang w:val="sr-Cyrl-BA"/>
        </w:rPr>
      </w:pPr>
      <w:r w:rsidRPr="00A5730F">
        <w:rPr>
          <w:rFonts w:cs="Times New Roman"/>
          <w:lang w:val="sr-Cyrl-BA"/>
        </w:rPr>
        <w:t>Регресијско учење</w:t>
      </w:r>
      <w:r w:rsidR="004A532D" w:rsidRPr="00A5730F">
        <w:rPr>
          <w:rFonts w:cs="Times New Roman"/>
          <w:lang w:val="sr-Cyrl-BA"/>
        </w:rPr>
        <w:t xml:space="preserve"> </w:t>
      </w:r>
      <w:r w:rsidRPr="00A5730F">
        <w:rPr>
          <w:rFonts w:cs="Times New Roman"/>
          <w:lang w:val="sr-Cyrl-BA"/>
        </w:rPr>
        <w:t xml:space="preserve">користи функцију која повезује улазне </w:t>
      </w:r>
      <w:r w:rsidR="003549ED" w:rsidRPr="00A5730F">
        <w:rPr>
          <w:rFonts w:cs="Times New Roman"/>
          <w:lang w:val="sr-Cyrl-BA"/>
        </w:rPr>
        <w:t>вриједности</w:t>
      </w:r>
      <w:r w:rsidRPr="00A5730F">
        <w:rPr>
          <w:rFonts w:cs="Times New Roman"/>
          <w:lang w:val="sr-Cyrl-BA"/>
        </w:rPr>
        <w:t xml:space="preserve"> са циљном </w:t>
      </w:r>
      <w:r w:rsidR="003549ED" w:rsidRPr="00A5730F">
        <w:rPr>
          <w:rFonts w:cs="Times New Roman"/>
          <w:lang w:val="sr-Cyrl-BA"/>
        </w:rPr>
        <w:t>вриједношћу</w:t>
      </w:r>
      <w:r w:rsidRPr="00A5730F">
        <w:rPr>
          <w:rFonts w:cs="Times New Roman"/>
          <w:lang w:val="sr-Cyrl-BA"/>
        </w:rPr>
        <w:t xml:space="preserve"> како би се добиле прогнозе за нове примјере. </w:t>
      </w:r>
      <w:r w:rsidRPr="00A5730F">
        <w:rPr>
          <w:rStyle w:val="jlqj4b"/>
          <w:rFonts w:cs="Times New Roman"/>
          <w:lang w:val="sr-Cyrl-BA"/>
        </w:rPr>
        <w:t>Р</w:t>
      </w:r>
      <w:r w:rsidRPr="00BE13A5">
        <w:rPr>
          <w:rStyle w:val="jlqj4b"/>
          <w:rFonts w:cs="Times New Roman"/>
          <w:lang w:val="sr-Cyrl-BA"/>
        </w:rPr>
        <w:t xml:space="preserve">егресија </w:t>
      </w:r>
      <w:r w:rsidRPr="00A5730F">
        <w:rPr>
          <w:rStyle w:val="jlqj4b"/>
          <w:rFonts w:cs="Times New Roman"/>
          <w:lang w:val="sr-Cyrl-BA"/>
        </w:rPr>
        <w:t xml:space="preserve">се </w:t>
      </w:r>
      <w:r w:rsidRPr="00BE13A5">
        <w:rPr>
          <w:rStyle w:val="jlqj4b"/>
          <w:rFonts w:cs="Times New Roman"/>
          <w:lang w:val="sr-Cyrl-BA"/>
        </w:rPr>
        <w:t>користи за рјешавање проблема предвиђ</w:t>
      </w:r>
      <w:r w:rsidR="003549ED" w:rsidRPr="00A5730F">
        <w:rPr>
          <w:rStyle w:val="jlqj4b"/>
          <w:rFonts w:cs="Times New Roman"/>
          <w:lang w:val="sr-Cyrl-BA"/>
        </w:rPr>
        <w:t>ања</w:t>
      </w:r>
      <w:r w:rsidRPr="00BE13A5">
        <w:rPr>
          <w:rStyle w:val="jlqj4b"/>
          <w:rFonts w:cs="Times New Roman"/>
          <w:lang w:val="sr-Cyrl-BA"/>
        </w:rPr>
        <w:t xml:space="preserve"> нумеричке вриједности на основу неколико улазних </w:t>
      </w:r>
      <w:r w:rsidR="00D05BB2" w:rsidRPr="00A5730F">
        <w:rPr>
          <w:rStyle w:val="jlqj4b"/>
          <w:rFonts w:cs="Times New Roman"/>
          <w:lang w:val="sr-Cyrl-BA"/>
        </w:rPr>
        <w:t>параметара</w:t>
      </w:r>
      <w:r w:rsidRPr="00BE13A5">
        <w:rPr>
          <w:rStyle w:val="jlqj4b"/>
          <w:rFonts w:cs="Times New Roman"/>
          <w:lang w:val="sr-Cyrl-BA"/>
        </w:rPr>
        <w:t>.</w:t>
      </w:r>
    </w:p>
    <w:p w14:paraId="36AB7A40" w14:textId="4ABB1DDF" w:rsidR="00DF7825" w:rsidRPr="00BE13A5" w:rsidRDefault="00C509AB" w:rsidP="00BE13A5">
      <w:pPr>
        <w:pStyle w:val="NoSpacing"/>
        <w:spacing w:before="240"/>
        <w:rPr>
          <w:rStyle w:val="jlqj4b"/>
          <w:rFonts w:cs="Times New Roman"/>
          <w:sz w:val="22"/>
          <w:lang w:val="sr-Cyrl-BA"/>
        </w:rPr>
      </w:pPr>
      <w:r w:rsidRPr="00BE13A5">
        <w:rPr>
          <w:rStyle w:val="jlqj4b"/>
          <w:rFonts w:cs="Times New Roman"/>
          <w:lang w:val="sr-Cyrl-BA"/>
        </w:rPr>
        <w:lastRenderedPageBreak/>
        <w:t xml:space="preserve">У регресији, </w:t>
      </w:r>
      <w:r w:rsidRPr="00A5730F">
        <w:rPr>
          <w:rStyle w:val="jlqj4b"/>
          <w:rFonts w:cs="Times New Roman"/>
          <w:lang w:val="sr-Cyrl-BA"/>
        </w:rPr>
        <w:t>„</w:t>
      </w:r>
      <w:r w:rsidRPr="00BE13A5">
        <w:rPr>
          <w:rStyle w:val="jlqj4b"/>
          <w:rFonts w:cs="Times New Roman"/>
          <w:lang w:val="sr-Cyrl-BA"/>
        </w:rPr>
        <w:t>казна</w:t>
      </w:r>
      <w:r w:rsidRPr="00A5730F">
        <w:rPr>
          <w:rStyle w:val="jlqj4b"/>
          <w:rFonts w:cs="Times New Roman"/>
          <w:lang w:val="sr-Cyrl-BA"/>
        </w:rPr>
        <w:t>“</w:t>
      </w:r>
      <w:r w:rsidRPr="00BE13A5">
        <w:rPr>
          <w:rStyle w:val="jlqj4b"/>
          <w:rFonts w:cs="Times New Roman"/>
          <w:lang w:val="sr-Cyrl-BA"/>
        </w:rPr>
        <w:t xml:space="preserve"> за нетачно предвиђање зависи од величине разлике између истинске и предвиђене вр</w:t>
      </w:r>
      <w:r w:rsidRPr="00A5730F">
        <w:rPr>
          <w:rStyle w:val="jlqj4b"/>
          <w:rFonts w:cs="Times New Roman"/>
          <w:lang w:val="sr-Cyrl-BA"/>
        </w:rPr>
        <w:t>иј</w:t>
      </w:r>
      <w:r w:rsidRPr="00BE13A5">
        <w:rPr>
          <w:rStyle w:val="jlqj4b"/>
          <w:rFonts w:cs="Times New Roman"/>
          <w:lang w:val="sr-Cyrl-BA"/>
        </w:rPr>
        <w:t>едности, за разлику од проблема класификације, гд</w:t>
      </w:r>
      <w:r w:rsidRPr="00A5730F">
        <w:rPr>
          <w:rStyle w:val="jlqj4b"/>
          <w:rFonts w:cs="Times New Roman"/>
          <w:lang w:val="sr-Cyrl-BA"/>
        </w:rPr>
        <w:t>ј</w:t>
      </w:r>
      <w:r w:rsidRPr="00BE13A5">
        <w:rPr>
          <w:rStyle w:val="jlqj4b"/>
          <w:rFonts w:cs="Times New Roman"/>
          <w:lang w:val="sr-Cyrl-BA"/>
        </w:rPr>
        <w:t>е обично не постоји појам блискости између различитих категорија.</w:t>
      </w:r>
      <w:sdt>
        <w:sdtPr>
          <w:rPr>
            <w:rStyle w:val="jlqj4b"/>
            <w:rFonts w:cs="Times New Roman"/>
            <w:lang w:val="sr-Cyrl-BA"/>
          </w:rPr>
          <w:id w:val="1639764280"/>
          <w:citation/>
        </w:sdtPr>
        <w:sdtContent>
          <w:r w:rsidRPr="00BE13A5">
            <w:rPr>
              <w:rStyle w:val="jlqj4b"/>
              <w:rFonts w:cs="Times New Roman"/>
              <w:lang w:val="sr-Cyrl-BA"/>
            </w:rPr>
            <w:fldChar w:fldCharType="begin"/>
          </w:r>
          <w:r w:rsidRPr="00A5730F">
            <w:rPr>
              <w:rStyle w:val="jlqj4b"/>
              <w:rFonts w:cs="Times New Roman"/>
              <w:lang w:val="sr-Cyrl-BA"/>
            </w:rPr>
            <w:instrText xml:space="preserve"> CITATION Moh18 \l 7194 </w:instrText>
          </w:r>
          <w:r w:rsidRPr="00BE13A5">
            <w:rPr>
              <w:rStyle w:val="jlqj4b"/>
              <w:rFonts w:cs="Times New Roman"/>
              <w:lang w:val="sr-Cyrl-BA"/>
            </w:rPr>
            <w:fldChar w:fldCharType="separate"/>
          </w:r>
          <w:r w:rsidR="00A927A8">
            <w:rPr>
              <w:rStyle w:val="jlqj4b"/>
              <w:rFonts w:cs="Times New Roman"/>
              <w:noProof/>
              <w:lang w:val="sr-Cyrl-BA"/>
            </w:rPr>
            <w:t xml:space="preserve"> </w:t>
          </w:r>
          <w:r w:rsidR="00A927A8" w:rsidRPr="00A927A8">
            <w:rPr>
              <w:rFonts w:cs="Times New Roman"/>
              <w:noProof/>
              <w:lang w:val="sr-Cyrl-BA"/>
            </w:rPr>
            <w:t>[5]</w:t>
          </w:r>
          <w:r w:rsidRPr="00BE13A5">
            <w:rPr>
              <w:rStyle w:val="jlqj4b"/>
              <w:rFonts w:cs="Times New Roman"/>
              <w:lang w:val="sr-Cyrl-BA"/>
            </w:rPr>
            <w:fldChar w:fldCharType="end"/>
          </w:r>
        </w:sdtContent>
      </w:sdt>
    </w:p>
    <w:p w14:paraId="41C887C9" w14:textId="01D4FAD1" w:rsidR="004A532D" w:rsidRPr="00BE13A5" w:rsidRDefault="00450229" w:rsidP="004A532D">
      <w:pPr>
        <w:pStyle w:val="NoSpacing"/>
        <w:rPr>
          <w:rStyle w:val="jlqj4b"/>
          <w:rFonts w:cs="Times New Roman"/>
          <w:lang w:val="sr-Cyrl-BA"/>
        </w:rPr>
      </w:pPr>
      <w:r w:rsidRPr="00BE13A5">
        <w:rPr>
          <w:rStyle w:val="jlqj4b"/>
          <w:rFonts w:cs="Times New Roman"/>
          <w:lang w:val="sr-Cyrl-BA"/>
        </w:rPr>
        <w:t xml:space="preserve">Коришћењем регресије, модел може да стекне увид у релације између улазних </w:t>
      </w:r>
      <w:r w:rsidR="003549ED" w:rsidRPr="00A5730F">
        <w:rPr>
          <w:rStyle w:val="jlqj4b"/>
          <w:rFonts w:cs="Times New Roman"/>
          <w:lang w:val="sr-Cyrl-BA"/>
        </w:rPr>
        <w:t>вриједности</w:t>
      </w:r>
      <w:r w:rsidRPr="00BE13A5">
        <w:rPr>
          <w:rStyle w:val="jlqj4b"/>
          <w:rFonts w:cs="Times New Roman"/>
          <w:lang w:val="sr-Cyrl-BA"/>
        </w:rPr>
        <w:t xml:space="preserve"> и циљне </w:t>
      </w:r>
      <w:r w:rsidR="003549ED" w:rsidRPr="00A5730F">
        <w:rPr>
          <w:rStyle w:val="jlqj4b"/>
          <w:rFonts w:cs="Times New Roman"/>
          <w:lang w:val="sr-Cyrl-BA"/>
        </w:rPr>
        <w:t>вриједности</w:t>
      </w:r>
      <w:r w:rsidRPr="00BE13A5">
        <w:rPr>
          <w:rStyle w:val="jlqj4b"/>
          <w:rFonts w:cs="Times New Roman"/>
          <w:lang w:val="sr-Cyrl-BA"/>
        </w:rPr>
        <w:t xml:space="preserve">, као и да научи да процијени циљну </w:t>
      </w:r>
      <w:r w:rsidR="003549ED" w:rsidRPr="00A5730F">
        <w:rPr>
          <w:rStyle w:val="jlqj4b"/>
          <w:rFonts w:cs="Times New Roman"/>
          <w:lang w:val="sr-Cyrl-BA"/>
        </w:rPr>
        <w:t xml:space="preserve">вриједност </w:t>
      </w:r>
      <w:r w:rsidRPr="00BE13A5">
        <w:rPr>
          <w:rStyle w:val="jlqj4b"/>
          <w:rFonts w:cs="Times New Roman"/>
          <w:lang w:val="sr-Cyrl-BA"/>
        </w:rPr>
        <w:t xml:space="preserve">на основу нових улазних </w:t>
      </w:r>
      <w:r w:rsidR="003549ED" w:rsidRPr="00A5730F">
        <w:rPr>
          <w:rStyle w:val="jlqj4b"/>
          <w:rFonts w:cs="Times New Roman"/>
          <w:lang w:val="sr-Cyrl-BA"/>
        </w:rPr>
        <w:t>вриједности</w:t>
      </w:r>
      <w:r w:rsidRPr="00BE13A5">
        <w:rPr>
          <w:rStyle w:val="jlqj4b"/>
          <w:rFonts w:cs="Times New Roman"/>
          <w:lang w:val="sr-Cyrl-BA"/>
        </w:rPr>
        <w:t>.</w:t>
      </w:r>
    </w:p>
    <w:p w14:paraId="51EBC3F3" w14:textId="77777777" w:rsidR="00450229" w:rsidRPr="00BE13A5" w:rsidRDefault="003549ED" w:rsidP="00450229">
      <w:pPr>
        <w:pStyle w:val="NoSpacing"/>
        <w:rPr>
          <w:rStyle w:val="jlqj4b"/>
          <w:rFonts w:cs="Times New Roman"/>
          <w:lang w:val="sr-Cyrl-BA"/>
        </w:rPr>
      </w:pPr>
      <w:r w:rsidRPr="00A5730F">
        <w:rPr>
          <w:rStyle w:val="jlqj4b"/>
          <w:rFonts w:cs="Times New Roman"/>
          <w:lang w:val="sr-Cyrl-BA"/>
        </w:rPr>
        <w:t>П</w:t>
      </w:r>
      <w:r w:rsidR="00450229" w:rsidRPr="00BE13A5">
        <w:rPr>
          <w:rStyle w:val="jlqj4b"/>
          <w:rFonts w:cs="Times New Roman"/>
          <w:lang w:val="sr-Cyrl-BA"/>
        </w:rPr>
        <w:t xml:space="preserve">остоји више врста </w:t>
      </w:r>
      <w:r w:rsidRPr="00A5730F">
        <w:rPr>
          <w:rStyle w:val="jlqj4b"/>
          <w:rFonts w:cs="Times New Roman"/>
          <w:lang w:val="sr-Cyrl-BA"/>
        </w:rPr>
        <w:t>регресионих</w:t>
      </w:r>
      <w:r w:rsidR="00450229" w:rsidRPr="00BE13A5">
        <w:rPr>
          <w:rStyle w:val="jlqj4b"/>
          <w:rFonts w:cs="Times New Roman"/>
          <w:lang w:val="sr-Cyrl-BA"/>
        </w:rPr>
        <w:t xml:space="preserve"> модела, укључујући линеарну регресију, полиномијалну регресију и регресију са сигмоидном функцијом. Коришћењем различитих модела, може се доћи до различитих резултата, што захтијева одабир модела који најбоље одговара задатом проблему.</w:t>
      </w:r>
    </w:p>
    <w:p w14:paraId="1C9D4D82" w14:textId="1B29AF28" w:rsidR="001B518E" w:rsidRPr="00A5730F" w:rsidRDefault="003549ED" w:rsidP="004A532D">
      <w:pPr>
        <w:pStyle w:val="NoSpacing"/>
        <w:rPr>
          <w:rStyle w:val="jlqj4b"/>
          <w:rFonts w:cs="Times New Roman"/>
          <w:lang w:val="sr-Cyrl-BA"/>
        </w:rPr>
      </w:pPr>
      <w:r w:rsidRPr="00BE13A5">
        <w:rPr>
          <w:rStyle w:val="jlqj4b"/>
          <w:rFonts w:cs="Times New Roman"/>
          <w:lang w:val="sr-Cyrl-BA"/>
        </w:rPr>
        <w:t>Регресија се може користити за предвиђање различитих вриједности, укључујући количину новца коју ће неко потрошити на куповину производа, цијену некретнине</w:t>
      </w:r>
      <w:r w:rsidRPr="00A5730F">
        <w:rPr>
          <w:rStyle w:val="jlqj4b"/>
          <w:rFonts w:cs="Times New Roman"/>
          <w:lang w:val="sr-Cyrl-BA"/>
        </w:rPr>
        <w:t>, предвиђање вриједности залиха, варијацију економских промјењивих.</w:t>
      </w:r>
    </w:p>
    <w:p w14:paraId="2AC7ADFF" w14:textId="77777777" w:rsidR="00DF7825" w:rsidRPr="00A5730F" w:rsidRDefault="00C509AB" w:rsidP="00532390">
      <w:pPr>
        <w:pStyle w:val="Heading2"/>
        <w:numPr>
          <w:ilvl w:val="1"/>
          <w:numId w:val="1"/>
        </w:numPr>
        <w:rPr>
          <w:rFonts w:cs="Times New Roman"/>
          <w:lang w:val="sr-Cyrl-BA"/>
        </w:rPr>
      </w:pPr>
      <w:bookmarkStart w:id="276" w:name="_Toc162247165"/>
      <w:r w:rsidRPr="00A5730F">
        <w:rPr>
          <w:rFonts w:cs="Times New Roman"/>
          <w:lang w:val="sr-Cyrl-BA"/>
        </w:rPr>
        <w:t>Ненадгледано учење</w:t>
      </w:r>
      <w:bookmarkEnd w:id="276"/>
    </w:p>
    <w:p w14:paraId="21950CA5" w14:textId="599906F8" w:rsidR="00DF7825" w:rsidRPr="00A5730F" w:rsidRDefault="00C509AB" w:rsidP="00D05BB2">
      <w:pPr>
        <w:pStyle w:val="NoSpacing"/>
        <w:rPr>
          <w:rFonts w:cs="Times New Roman"/>
          <w:lang w:val="sr-Cyrl-BA"/>
        </w:rPr>
      </w:pPr>
      <w:r w:rsidRPr="00A5730F">
        <w:rPr>
          <w:rFonts w:cs="Times New Roman"/>
          <w:lang w:val="sr-Cyrl-BA"/>
        </w:rPr>
        <w:t>Ненадгледано учење је врста машинског учења код кога алгоритам учења</w:t>
      </w:r>
      <w:r w:rsidRPr="00BE13A5">
        <w:rPr>
          <w:rFonts w:cs="Times New Roman"/>
          <w:lang w:val="sr-Cyrl-BA"/>
        </w:rPr>
        <w:t xml:space="preserve"> искључиво прима необ</w:t>
      </w:r>
      <w:r w:rsidRPr="00A5730F">
        <w:rPr>
          <w:rFonts w:cs="Times New Roman"/>
          <w:lang w:val="sr-Cyrl-BA"/>
        </w:rPr>
        <w:t>иљ</w:t>
      </w:r>
      <w:r w:rsidRPr="00BE13A5">
        <w:rPr>
          <w:rFonts w:cs="Times New Roman"/>
          <w:lang w:val="sr-Cyrl-BA"/>
        </w:rPr>
        <w:t xml:space="preserve">ежене податке </w:t>
      </w:r>
      <w:r w:rsidRPr="00A5730F">
        <w:rPr>
          <w:rFonts w:cs="Times New Roman"/>
          <w:lang w:val="sr-Cyrl-BA"/>
        </w:rPr>
        <w:t>за учење</w:t>
      </w:r>
      <w:r w:rsidRPr="00BE13A5">
        <w:rPr>
          <w:rFonts w:cs="Times New Roman"/>
          <w:lang w:val="sr-Cyrl-BA"/>
        </w:rPr>
        <w:t xml:space="preserve"> и даје предвиђања за све невиђене </w:t>
      </w:r>
      <w:r w:rsidRPr="00A5730F">
        <w:rPr>
          <w:rFonts w:cs="Times New Roman"/>
          <w:lang w:val="sr-Cyrl-BA"/>
        </w:rPr>
        <w:t>тачке</w:t>
      </w:r>
      <w:r w:rsidRPr="00BE13A5">
        <w:rPr>
          <w:rFonts w:cs="Times New Roman"/>
          <w:lang w:val="sr-Cyrl-BA"/>
        </w:rPr>
        <w:t xml:space="preserve">. </w:t>
      </w:r>
      <w:r w:rsidR="003549ED" w:rsidRPr="00A5730F">
        <w:rPr>
          <w:rFonts w:cs="Times New Roman"/>
          <w:lang w:val="sr-Cyrl-BA"/>
        </w:rPr>
        <w:t>Алгоритам</w:t>
      </w:r>
      <w:r w:rsidR="003549ED" w:rsidRPr="00BE13A5">
        <w:rPr>
          <w:rFonts w:cs="Times New Roman"/>
          <w:lang w:val="sr-Cyrl-BA"/>
        </w:rPr>
        <w:t xml:space="preserve"> не прима унапријед дефинисане ознаке или категорије података</w:t>
      </w:r>
      <w:r w:rsidR="003549ED" w:rsidRPr="00A5730F">
        <w:rPr>
          <w:rFonts w:cs="Times New Roman"/>
          <w:lang w:val="sr-Cyrl-BA"/>
        </w:rPr>
        <w:t xml:space="preserve">, већ </w:t>
      </w:r>
      <w:r w:rsidR="003549ED" w:rsidRPr="00BE13A5">
        <w:rPr>
          <w:rFonts w:cs="Times New Roman"/>
          <w:lang w:val="sr-Cyrl-BA"/>
        </w:rPr>
        <w:t>покушава сам пронаћи структуру у подацима.</w:t>
      </w:r>
      <w:r w:rsidR="00D05BB2" w:rsidRPr="00A5730F">
        <w:rPr>
          <w:rFonts w:cs="Times New Roman"/>
          <w:lang w:val="sr-Cyrl-BA"/>
        </w:rPr>
        <w:t xml:space="preserve"> </w:t>
      </w:r>
      <w:r w:rsidRPr="00BE13A5">
        <w:rPr>
          <w:rFonts w:cs="Times New Roman"/>
          <w:lang w:val="sr-Cyrl-BA"/>
        </w:rPr>
        <w:t>Груписање и смањење димензионалности су прим</w:t>
      </w:r>
      <w:r w:rsidRPr="00A5730F">
        <w:rPr>
          <w:rFonts w:cs="Times New Roman"/>
          <w:lang w:val="sr-Cyrl-BA"/>
        </w:rPr>
        <w:t>ј</w:t>
      </w:r>
      <w:r w:rsidRPr="00BE13A5">
        <w:rPr>
          <w:rFonts w:cs="Times New Roman"/>
          <w:lang w:val="sr-Cyrl-BA"/>
        </w:rPr>
        <w:t xml:space="preserve">ери проблема </w:t>
      </w:r>
      <w:r w:rsidRPr="00A5730F">
        <w:rPr>
          <w:rFonts w:cs="Times New Roman"/>
          <w:lang w:val="sr-Cyrl-BA"/>
        </w:rPr>
        <w:t>код којих се ненагдледано учење показало као најбоље</w:t>
      </w:r>
      <w:r w:rsidRPr="00BE13A5">
        <w:rPr>
          <w:rFonts w:cs="Times New Roman"/>
          <w:lang w:val="sr-Cyrl-BA"/>
        </w:rPr>
        <w:t>. [4]</w:t>
      </w:r>
      <w:r w:rsidR="0027446C" w:rsidRPr="00A5730F">
        <w:rPr>
          <w:rFonts w:cs="Times New Roman"/>
          <w:lang w:val="sr-Cyrl-BA"/>
        </w:rPr>
        <w:t>.</w:t>
      </w:r>
    </w:p>
    <w:p w14:paraId="57D6A8BA" w14:textId="67106DDF" w:rsidR="004A532D" w:rsidRPr="00BE13A5" w:rsidRDefault="004A532D" w:rsidP="00BE13A5">
      <w:pPr>
        <w:pStyle w:val="NoSpacing"/>
        <w:spacing w:after="240"/>
        <w:rPr>
          <w:rFonts w:cs="Times New Roman"/>
          <w:lang w:val="sr-Cyrl-BA"/>
        </w:rPr>
      </w:pPr>
      <w:r w:rsidRPr="00A5730F">
        <w:rPr>
          <w:rFonts w:cs="Times New Roman"/>
          <w:lang w:val="sr-Cyrl-BA"/>
        </w:rPr>
        <w:t>Груписањем се</w:t>
      </w:r>
      <w:r w:rsidRPr="00BE13A5">
        <w:rPr>
          <w:rFonts w:cs="Times New Roman"/>
          <w:lang w:val="sr-Cyrl-BA"/>
        </w:rPr>
        <w:t xml:space="preserve"> групи</w:t>
      </w:r>
      <w:r w:rsidR="0027446C" w:rsidRPr="00A5730F">
        <w:rPr>
          <w:rFonts w:cs="Times New Roman"/>
          <w:lang w:val="sr-Cyrl-BA"/>
        </w:rPr>
        <w:t>шу</w:t>
      </w:r>
      <w:r w:rsidRPr="00BE13A5">
        <w:rPr>
          <w:rFonts w:cs="Times New Roman"/>
          <w:lang w:val="sr-Cyrl-BA"/>
        </w:rPr>
        <w:t xml:space="preserve"> сличн</w:t>
      </w:r>
      <w:r w:rsidR="0027446C" w:rsidRPr="00A5730F">
        <w:rPr>
          <w:rFonts w:cs="Times New Roman"/>
          <w:lang w:val="sr-Cyrl-BA"/>
        </w:rPr>
        <w:t>и</w:t>
      </w:r>
      <w:r w:rsidRPr="00BE13A5">
        <w:rPr>
          <w:rFonts w:cs="Times New Roman"/>
          <w:lang w:val="sr-Cyrl-BA"/>
        </w:rPr>
        <w:t xml:space="preserve"> пода</w:t>
      </w:r>
      <w:r w:rsidR="0027446C" w:rsidRPr="00A5730F">
        <w:rPr>
          <w:rFonts w:cs="Times New Roman"/>
          <w:lang w:val="sr-Cyrl-BA"/>
        </w:rPr>
        <w:t>ци</w:t>
      </w:r>
      <w:r w:rsidRPr="00BE13A5">
        <w:rPr>
          <w:rFonts w:cs="Times New Roman"/>
          <w:lang w:val="sr-Cyrl-BA"/>
        </w:rPr>
        <w:t xml:space="preserve"> у исте </w:t>
      </w:r>
      <w:r w:rsidR="0027446C" w:rsidRPr="00A5730F">
        <w:rPr>
          <w:rFonts w:cs="Times New Roman"/>
          <w:lang w:val="sr-Cyrl-BA"/>
        </w:rPr>
        <w:t>групе</w:t>
      </w:r>
      <w:r w:rsidRPr="00BE13A5">
        <w:rPr>
          <w:rFonts w:cs="Times New Roman"/>
          <w:lang w:val="sr-Cyrl-BA"/>
        </w:rPr>
        <w:t xml:space="preserve"> како би се створиле категорије. </w:t>
      </w:r>
      <w:r w:rsidRPr="00A5730F">
        <w:rPr>
          <w:rFonts w:cs="Times New Roman"/>
          <w:lang w:val="sr-Cyrl-BA"/>
        </w:rPr>
        <w:t>Смањење</w:t>
      </w:r>
      <w:r w:rsidRPr="00BE13A5">
        <w:rPr>
          <w:rFonts w:cs="Times New Roman"/>
          <w:lang w:val="sr-Cyrl-BA"/>
        </w:rPr>
        <w:t xml:space="preserve"> димензионалности покушава смањити број димензија података како би се добила слика о главним </w:t>
      </w:r>
      <w:r w:rsidRPr="00A5730F">
        <w:rPr>
          <w:rFonts w:cs="Times New Roman"/>
          <w:lang w:val="sr-Cyrl-BA"/>
        </w:rPr>
        <w:t>вриједностима</w:t>
      </w:r>
      <w:r w:rsidRPr="00BE13A5">
        <w:rPr>
          <w:rFonts w:cs="Times New Roman"/>
          <w:lang w:val="sr-Cyrl-BA"/>
        </w:rPr>
        <w:t xml:space="preserve"> и структури података</w:t>
      </w:r>
      <w:r w:rsidR="0027446C" w:rsidRPr="00A5730F">
        <w:rPr>
          <w:rFonts w:cs="Times New Roman"/>
          <w:lang w:val="sr-Cyrl-BA"/>
        </w:rPr>
        <w:t xml:space="preserve"> (слика 2.10).</w:t>
      </w:r>
    </w:p>
    <w:p w14:paraId="6E12EC42" w14:textId="1B3674F6" w:rsidR="00C31A52" w:rsidRPr="00A5730F" w:rsidRDefault="00E07FC5" w:rsidP="00E07FC5">
      <w:pPr>
        <w:pStyle w:val="NoSpacing"/>
        <w:ind w:firstLine="0"/>
        <w:jc w:val="center"/>
        <w:rPr>
          <w:rFonts w:cs="Times New Roman"/>
          <w:lang w:val="sr-Cyrl-BA"/>
        </w:rPr>
      </w:pPr>
      <w:r w:rsidRPr="00066EAB">
        <w:rPr>
          <w:rFonts w:cs="Times New Roman"/>
          <w:noProof/>
          <w:lang w:val="sr-Cyrl-BA"/>
        </w:rPr>
        <w:drawing>
          <wp:inline distT="0" distB="0" distL="0" distR="0" wp14:anchorId="472B28D4" wp14:editId="0174C53B">
            <wp:extent cx="2514600" cy="2582303"/>
            <wp:effectExtent l="19050" t="19050" r="19050" b="27940"/>
            <wp:docPr id="12024048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7100" cy="2595140"/>
                    </a:xfrm>
                    <a:prstGeom prst="rect">
                      <a:avLst/>
                    </a:prstGeom>
                    <a:noFill/>
                    <a:ln>
                      <a:solidFill>
                        <a:schemeClr val="tx1"/>
                      </a:solidFill>
                    </a:ln>
                  </pic:spPr>
                </pic:pic>
              </a:graphicData>
            </a:graphic>
          </wp:inline>
        </w:drawing>
      </w:r>
    </w:p>
    <w:p w14:paraId="48ED173A" w14:textId="5EAD2C03" w:rsidR="001B518E" w:rsidRPr="00A5730F" w:rsidRDefault="00E07FC5" w:rsidP="004A532D">
      <w:pPr>
        <w:pStyle w:val="NoSpacing"/>
        <w:ind w:firstLine="0"/>
        <w:jc w:val="center"/>
        <w:rPr>
          <w:rFonts w:cs="Times New Roman"/>
          <w:lang w:val="sr-Cyrl-BA"/>
        </w:rPr>
      </w:pPr>
      <w:r w:rsidRPr="00A5730F">
        <w:rPr>
          <w:rFonts w:cs="Times New Roman"/>
          <w:i/>
          <w:iCs/>
          <w:lang w:val="sr-Cyrl-BA"/>
        </w:rPr>
        <w:t>Слика 2.</w:t>
      </w:r>
      <w:r w:rsidR="004B2026" w:rsidRPr="00A5730F">
        <w:rPr>
          <w:rFonts w:cs="Times New Roman"/>
          <w:i/>
          <w:iCs/>
          <w:lang w:val="sr-Cyrl-BA"/>
        </w:rPr>
        <w:t>10</w:t>
      </w:r>
      <w:r w:rsidRPr="00A5730F">
        <w:rPr>
          <w:rFonts w:cs="Times New Roman"/>
          <w:i/>
          <w:iCs/>
          <w:lang w:val="sr-Cyrl-BA"/>
        </w:rPr>
        <w:t>. Примјер уклањања шума са фотографије помоћу аутоенкодерске неуронске мреже</w:t>
      </w:r>
      <w:r w:rsidR="00FC59DE" w:rsidRPr="00A5730F">
        <w:rPr>
          <w:rFonts w:cs="Times New Roman"/>
          <w:i/>
          <w:iCs/>
          <w:lang w:val="sr-Cyrl-BA"/>
        </w:rPr>
        <w:t xml:space="preserve"> генерисан помоћу </w:t>
      </w:r>
      <w:r w:rsidR="00FC59DE" w:rsidRPr="00BE13A5">
        <w:rPr>
          <w:rFonts w:cs="Times New Roman"/>
          <w:i/>
          <w:iCs/>
          <w:lang w:val="sr-Cyrl-BA"/>
        </w:rPr>
        <w:t xml:space="preserve">DALE-E </w:t>
      </w:r>
      <w:r w:rsidR="00FC59DE" w:rsidRPr="00A5730F">
        <w:rPr>
          <w:rFonts w:cs="Times New Roman"/>
          <w:i/>
          <w:iCs/>
          <w:lang w:val="sr-Cyrl-BA"/>
        </w:rPr>
        <w:t xml:space="preserve">алата компаније </w:t>
      </w:r>
      <w:r w:rsidR="00FC59DE" w:rsidRPr="00BE13A5">
        <w:rPr>
          <w:rFonts w:cs="Times New Roman"/>
          <w:i/>
          <w:iCs/>
          <w:lang w:val="sr-Cyrl-BA"/>
        </w:rPr>
        <w:t>OpenAI</w:t>
      </w:r>
      <w:r w:rsidRPr="00A5730F">
        <w:rPr>
          <w:rStyle w:val="FootnoteReference"/>
          <w:rFonts w:cs="Times New Roman"/>
          <w:i/>
          <w:iCs/>
          <w:lang w:val="sr-Cyrl-BA"/>
        </w:rPr>
        <w:footnoteReference w:id="12"/>
      </w:r>
    </w:p>
    <w:p w14:paraId="66FE8368" w14:textId="7C44ED86" w:rsidR="00450229" w:rsidRPr="00BE13A5" w:rsidRDefault="00450229" w:rsidP="00BE13A5">
      <w:pPr>
        <w:pStyle w:val="NoSpacing"/>
        <w:spacing w:before="240"/>
        <w:rPr>
          <w:rFonts w:cs="Times New Roman"/>
          <w:lang w:val="sr-Cyrl-BA"/>
        </w:rPr>
      </w:pPr>
      <w:r w:rsidRPr="00BE13A5">
        <w:rPr>
          <w:rFonts w:cs="Times New Roman"/>
          <w:lang w:val="sr-Cyrl-BA"/>
        </w:rPr>
        <w:t xml:space="preserve">У ненадгледаном учењу, систем користи алгоритме попут </w:t>
      </w:r>
      <w:r w:rsidR="00C31A52" w:rsidRPr="00A5730F">
        <w:rPr>
          <w:rFonts w:cs="Times New Roman"/>
          <w:lang w:val="sr-Cyrl-BA"/>
        </w:rPr>
        <w:t>кластерисања</w:t>
      </w:r>
      <w:r w:rsidRPr="00BE13A5">
        <w:rPr>
          <w:rFonts w:cs="Times New Roman"/>
          <w:lang w:val="sr-Cyrl-BA"/>
        </w:rPr>
        <w:t xml:space="preserve"> како би груписао сличне податке и створио категорије. Овакав приступ је користан када </w:t>
      </w:r>
      <w:r w:rsidR="0087250F">
        <w:rPr>
          <w:rFonts w:cs="Times New Roman"/>
          <w:lang w:val="sr-Cyrl-BA"/>
        </w:rPr>
        <w:t xml:space="preserve">постоји </w:t>
      </w:r>
      <w:r w:rsidRPr="00BE13A5">
        <w:rPr>
          <w:rFonts w:cs="Times New Roman"/>
          <w:lang w:val="sr-Cyrl-BA"/>
        </w:rPr>
        <w:lastRenderedPageBreak/>
        <w:t xml:space="preserve">велики број података са сложеном структуром, а </w:t>
      </w:r>
      <w:r w:rsidR="0087250F">
        <w:rPr>
          <w:rFonts w:cs="Times New Roman"/>
          <w:lang w:val="sr-Cyrl-BA"/>
        </w:rPr>
        <w:t>непознато је</w:t>
      </w:r>
      <w:r w:rsidRPr="00BE13A5">
        <w:rPr>
          <w:rFonts w:cs="Times New Roman"/>
          <w:lang w:val="sr-Cyrl-BA"/>
        </w:rPr>
        <w:t xml:space="preserve"> које су категорије важне за </w:t>
      </w:r>
      <w:r w:rsidR="00C31A52" w:rsidRPr="00A5730F">
        <w:rPr>
          <w:rFonts w:cs="Times New Roman"/>
          <w:lang w:val="sr-Cyrl-BA"/>
        </w:rPr>
        <w:t>дати</w:t>
      </w:r>
      <w:r w:rsidRPr="00BE13A5">
        <w:rPr>
          <w:rFonts w:cs="Times New Roman"/>
          <w:lang w:val="sr-Cyrl-BA"/>
        </w:rPr>
        <w:t xml:space="preserve"> проблем.</w:t>
      </w:r>
    </w:p>
    <w:p w14:paraId="2EB850D9" w14:textId="4743DDEA" w:rsidR="00450229" w:rsidRPr="00BE13A5" w:rsidRDefault="00450229" w:rsidP="00450229">
      <w:pPr>
        <w:pStyle w:val="NoSpacing"/>
        <w:rPr>
          <w:rFonts w:cs="Times New Roman"/>
          <w:lang w:val="sr-Cyrl-BA"/>
        </w:rPr>
      </w:pPr>
      <w:r w:rsidRPr="00BE13A5">
        <w:rPr>
          <w:rFonts w:cs="Times New Roman"/>
          <w:lang w:val="sr-Cyrl-BA"/>
        </w:rPr>
        <w:t>Ненадгледано учење често се користи у апликацијама попут сегментације тржишта, анализе купаца и анализе података. Међутим, његове резултате треба пажљиво интерпретирати и процијенити њихову т</w:t>
      </w:r>
      <w:r w:rsidR="00C31A52" w:rsidRPr="00A5730F">
        <w:rPr>
          <w:rFonts w:cs="Times New Roman"/>
          <w:lang w:val="sr-Cyrl-BA"/>
        </w:rPr>
        <w:t>а</w:t>
      </w:r>
      <w:r w:rsidRPr="00BE13A5">
        <w:rPr>
          <w:rFonts w:cs="Times New Roman"/>
          <w:lang w:val="sr-Cyrl-BA"/>
        </w:rPr>
        <w:t>чност</w:t>
      </w:r>
      <w:r w:rsidR="004F0048" w:rsidRPr="00A5730F">
        <w:rPr>
          <w:rFonts w:cs="Times New Roman"/>
          <w:lang w:val="sr-Cyrl-BA"/>
        </w:rPr>
        <w:t>,</w:t>
      </w:r>
      <w:r w:rsidRPr="00BE13A5">
        <w:rPr>
          <w:rFonts w:cs="Times New Roman"/>
          <w:lang w:val="sr-Cyrl-BA"/>
        </w:rPr>
        <w:t xml:space="preserve"> јер недостај</w:t>
      </w:r>
      <w:r w:rsidR="00C31A52" w:rsidRPr="00A5730F">
        <w:rPr>
          <w:rFonts w:cs="Times New Roman"/>
          <w:lang w:val="sr-Cyrl-BA"/>
        </w:rPr>
        <w:t>у</w:t>
      </w:r>
      <w:r w:rsidRPr="00BE13A5">
        <w:rPr>
          <w:rFonts w:cs="Times New Roman"/>
          <w:lang w:val="sr-Cyrl-BA"/>
        </w:rPr>
        <w:t xml:space="preserve"> унапријед дефинисан</w:t>
      </w:r>
      <w:r w:rsidR="00C31A52" w:rsidRPr="00A5730F">
        <w:rPr>
          <w:rFonts w:cs="Times New Roman"/>
          <w:lang w:val="sr-Cyrl-BA"/>
        </w:rPr>
        <w:t>е</w:t>
      </w:r>
      <w:r w:rsidRPr="00BE13A5">
        <w:rPr>
          <w:rFonts w:cs="Times New Roman"/>
          <w:lang w:val="sr-Cyrl-BA"/>
        </w:rPr>
        <w:t xml:space="preserve"> ознак</w:t>
      </w:r>
      <w:r w:rsidR="00C31A52" w:rsidRPr="00A5730F">
        <w:rPr>
          <w:rFonts w:cs="Times New Roman"/>
          <w:lang w:val="sr-Cyrl-BA"/>
        </w:rPr>
        <w:t>е</w:t>
      </w:r>
      <w:r w:rsidRPr="00BE13A5">
        <w:rPr>
          <w:rFonts w:cs="Times New Roman"/>
          <w:lang w:val="sr-Cyrl-BA"/>
        </w:rPr>
        <w:t xml:space="preserve"> за провјеру резултата.</w:t>
      </w:r>
    </w:p>
    <w:p w14:paraId="26021456" w14:textId="77777777" w:rsidR="00450229" w:rsidRPr="00A5730F" w:rsidRDefault="000340FF" w:rsidP="00532390">
      <w:pPr>
        <w:pStyle w:val="Heading3"/>
        <w:numPr>
          <w:ilvl w:val="2"/>
          <w:numId w:val="1"/>
        </w:numPr>
        <w:rPr>
          <w:rStyle w:val="jlqj4b"/>
          <w:rFonts w:cs="Times New Roman"/>
          <w:lang w:val="sr-Cyrl-BA"/>
        </w:rPr>
      </w:pPr>
      <w:bookmarkStart w:id="277" w:name="_Toc162247166"/>
      <w:r w:rsidRPr="00A5730F">
        <w:rPr>
          <w:rStyle w:val="jlqj4b"/>
          <w:rFonts w:cs="Times New Roman"/>
          <w:lang w:val="sr-Cyrl-BA"/>
        </w:rPr>
        <w:t>Груписање</w:t>
      </w:r>
      <w:bookmarkEnd w:id="277"/>
    </w:p>
    <w:p w14:paraId="38D2E0DD" w14:textId="297DBDD7" w:rsidR="009109F0" w:rsidRPr="00BE13A5" w:rsidRDefault="000340FF" w:rsidP="00BE13A5">
      <w:pPr>
        <w:pStyle w:val="NoSpacing"/>
        <w:spacing w:after="240"/>
        <w:rPr>
          <w:rFonts w:cs="Times New Roman"/>
          <w:lang w:val="sr-Cyrl-BA"/>
        </w:rPr>
      </w:pPr>
      <w:r w:rsidRPr="00A5730F">
        <w:rPr>
          <w:rFonts w:cs="Times New Roman"/>
          <w:lang w:val="sr-Cyrl-BA"/>
        </w:rPr>
        <w:t>Груписање</w:t>
      </w:r>
      <w:r w:rsidR="00FB133C" w:rsidRPr="00A5730F">
        <w:rPr>
          <w:rFonts w:cs="Times New Roman"/>
          <w:lang w:val="sr-Cyrl-BA"/>
        </w:rPr>
        <w:t xml:space="preserve"> или кластеринг </w:t>
      </w:r>
      <w:r w:rsidR="00FB133C" w:rsidRPr="00BE13A5">
        <w:rPr>
          <w:rFonts w:cs="Times New Roman"/>
          <w:lang w:val="sr-Cyrl-BA"/>
        </w:rPr>
        <w:t>(</w:t>
      </w:r>
      <w:r w:rsidR="008278A8" w:rsidRPr="00A5730F">
        <w:rPr>
          <w:rStyle w:val="jlqj4b"/>
          <w:rFonts w:cs="Times New Roman"/>
          <w:i/>
          <w:lang w:val="sr-Cyrl-BA"/>
        </w:rPr>
        <w:t xml:space="preserve">енг. </w:t>
      </w:r>
      <w:r w:rsidR="00FB133C" w:rsidRPr="00BE13A5">
        <w:rPr>
          <w:rFonts w:cs="Times New Roman"/>
          <w:i/>
          <w:lang w:val="sr-Cyrl-BA"/>
        </w:rPr>
        <w:t>Clustering)</w:t>
      </w:r>
      <w:r w:rsidR="009109F0" w:rsidRPr="00BE13A5">
        <w:rPr>
          <w:rFonts w:cs="Times New Roman"/>
          <w:lang w:val="sr-Cyrl-BA"/>
        </w:rPr>
        <w:t xml:space="preserve"> у машинском учењу је техника</w:t>
      </w:r>
      <w:r w:rsidR="00C40EF3" w:rsidRPr="00A5730F">
        <w:rPr>
          <w:rFonts w:cs="Times New Roman"/>
          <w:lang w:val="sr-Cyrl-BA"/>
        </w:rPr>
        <w:t xml:space="preserve"> сврставања</w:t>
      </w:r>
      <w:r w:rsidR="009109F0" w:rsidRPr="00BE13A5">
        <w:rPr>
          <w:rFonts w:cs="Times New Roman"/>
          <w:lang w:val="sr-Cyrl-BA"/>
        </w:rPr>
        <w:t xml:space="preserve"> сличних објеката у исте </w:t>
      </w:r>
      <w:r w:rsidR="00DA5C6C" w:rsidRPr="00A5730F">
        <w:rPr>
          <w:rFonts w:cs="Times New Roman"/>
          <w:lang w:val="sr-Cyrl-BA"/>
        </w:rPr>
        <w:t>групе</w:t>
      </w:r>
      <w:r w:rsidR="009109F0" w:rsidRPr="00BE13A5">
        <w:rPr>
          <w:rFonts w:cs="Times New Roman"/>
          <w:lang w:val="sr-Cyrl-BA"/>
        </w:rPr>
        <w:t xml:space="preserve">, тзв. </w:t>
      </w:r>
      <w:r w:rsidR="00FB133C" w:rsidRPr="00A5730F">
        <w:rPr>
          <w:rFonts w:cs="Times New Roman"/>
          <w:lang w:val="sr-Cyrl-BA"/>
        </w:rPr>
        <w:t>к</w:t>
      </w:r>
      <w:r w:rsidR="009109F0" w:rsidRPr="00BE13A5">
        <w:rPr>
          <w:rFonts w:cs="Times New Roman"/>
          <w:lang w:val="sr-Cyrl-BA"/>
        </w:rPr>
        <w:t>ласте</w:t>
      </w:r>
      <w:r w:rsidR="00FB133C" w:rsidRPr="00A5730F">
        <w:rPr>
          <w:rFonts w:cs="Times New Roman"/>
          <w:lang w:val="sr-Cyrl-BA"/>
        </w:rPr>
        <w:t>ре</w:t>
      </w:r>
      <w:r w:rsidR="009109F0" w:rsidRPr="00BE13A5">
        <w:rPr>
          <w:rFonts w:cs="Times New Roman"/>
          <w:lang w:val="sr-Cyrl-BA"/>
        </w:rPr>
        <w:t>. Овај приступ се користи за организ</w:t>
      </w:r>
      <w:r w:rsidR="00C31A52" w:rsidRPr="00A5730F">
        <w:rPr>
          <w:rFonts w:cs="Times New Roman"/>
          <w:lang w:val="sr-Cyrl-BA"/>
        </w:rPr>
        <w:t>ов</w:t>
      </w:r>
      <w:r w:rsidR="009109F0" w:rsidRPr="00BE13A5">
        <w:rPr>
          <w:rFonts w:cs="Times New Roman"/>
          <w:lang w:val="sr-Cyrl-BA"/>
        </w:rPr>
        <w:t>ање великих количина необрађених података у корисне групе које имају сличне карактеристике</w:t>
      </w:r>
      <w:r w:rsidR="0027446C" w:rsidRPr="00A5730F">
        <w:rPr>
          <w:rFonts w:cs="Times New Roman"/>
          <w:lang w:val="sr-Cyrl-BA"/>
        </w:rPr>
        <w:t xml:space="preserve"> (слика 2.11)</w:t>
      </w:r>
      <w:r w:rsidR="009109F0" w:rsidRPr="00BE13A5">
        <w:rPr>
          <w:rFonts w:cs="Times New Roman"/>
          <w:lang w:val="sr-Cyrl-BA"/>
        </w:rPr>
        <w:t>.</w:t>
      </w:r>
    </w:p>
    <w:p w14:paraId="24729B44" w14:textId="77777777" w:rsidR="0027446C" w:rsidRPr="00A5730F" w:rsidRDefault="0027446C" w:rsidP="0027446C">
      <w:pPr>
        <w:pStyle w:val="NoSpacing"/>
        <w:ind w:firstLine="0"/>
        <w:jc w:val="center"/>
        <w:rPr>
          <w:rFonts w:cs="Times New Roman"/>
          <w:i/>
          <w:iCs/>
          <w:lang w:val="sr-Cyrl-BA"/>
        </w:rPr>
      </w:pPr>
      <w:r w:rsidRPr="00066EAB">
        <w:rPr>
          <w:rStyle w:val="jlqj4b"/>
          <w:rFonts w:cs="Times New Roman"/>
          <w:noProof/>
          <w:lang w:val="sr-Cyrl-BA"/>
        </w:rPr>
        <w:drawing>
          <wp:inline distT="0" distB="0" distL="0" distR="0" wp14:anchorId="3CFF7FD3" wp14:editId="25CC65C5">
            <wp:extent cx="4140200" cy="3059821"/>
            <wp:effectExtent l="19050" t="19050" r="12700" b="26670"/>
            <wp:docPr id="1126805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2239" cy="3090890"/>
                    </a:xfrm>
                    <a:prstGeom prst="rect">
                      <a:avLst/>
                    </a:prstGeom>
                    <a:noFill/>
                    <a:ln>
                      <a:solidFill>
                        <a:schemeClr val="tx1"/>
                      </a:solidFill>
                    </a:ln>
                  </pic:spPr>
                </pic:pic>
              </a:graphicData>
            </a:graphic>
          </wp:inline>
        </w:drawing>
      </w:r>
      <w:r w:rsidRPr="00A5730F">
        <w:rPr>
          <w:rFonts w:cs="Times New Roman"/>
          <w:i/>
          <w:iCs/>
          <w:lang w:val="sr-Cyrl-BA"/>
        </w:rPr>
        <w:t xml:space="preserve"> </w:t>
      </w:r>
    </w:p>
    <w:p w14:paraId="15B6D00A" w14:textId="5EB81CA0" w:rsidR="0027446C" w:rsidRPr="00BE13A5" w:rsidRDefault="0027446C" w:rsidP="00BE13A5">
      <w:pPr>
        <w:pStyle w:val="NoSpacing"/>
        <w:ind w:firstLine="0"/>
        <w:jc w:val="center"/>
        <w:rPr>
          <w:rFonts w:cs="Times New Roman"/>
          <w:lang w:val="sr-Cyrl-BA"/>
        </w:rPr>
      </w:pPr>
      <w:r w:rsidRPr="00A5730F">
        <w:rPr>
          <w:rFonts w:cs="Times New Roman"/>
          <w:i/>
          <w:iCs/>
          <w:lang w:val="sr-Cyrl-BA"/>
        </w:rPr>
        <w:t>Слика 2.</w:t>
      </w:r>
      <w:r w:rsidRPr="00BE13A5">
        <w:rPr>
          <w:rFonts w:cs="Times New Roman"/>
          <w:i/>
          <w:iCs/>
          <w:lang w:val="sr-Cyrl-BA"/>
        </w:rPr>
        <w:t>11</w:t>
      </w:r>
      <w:r w:rsidRPr="00A5730F">
        <w:rPr>
          <w:rFonts w:cs="Times New Roman"/>
          <w:i/>
          <w:iCs/>
          <w:lang w:val="sr-Cyrl-BA"/>
        </w:rPr>
        <w:t>. Једноставан примјер груписања домаћинстава према удаљености од електричног разводника</w:t>
      </w:r>
    </w:p>
    <w:p w14:paraId="0D094BEA" w14:textId="369A9619" w:rsidR="009109F0" w:rsidRPr="00A5730F" w:rsidRDefault="00FB133C" w:rsidP="00BE13A5">
      <w:pPr>
        <w:pStyle w:val="NoSpacing"/>
        <w:spacing w:before="240"/>
        <w:rPr>
          <w:rFonts w:cs="Times New Roman"/>
          <w:lang w:val="sr-Cyrl-BA"/>
        </w:rPr>
      </w:pPr>
      <w:r w:rsidRPr="00A5730F">
        <w:rPr>
          <w:rFonts w:cs="Times New Roman"/>
          <w:lang w:val="sr-Cyrl-BA"/>
        </w:rPr>
        <w:t>Груписање</w:t>
      </w:r>
      <w:r w:rsidRPr="00BE13A5">
        <w:rPr>
          <w:rFonts w:cs="Times New Roman"/>
          <w:lang w:val="sr-Cyrl-BA"/>
        </w:rPr>
        <w:t xml:space="preserve"> </w:t>
      </w:r>
      <w:r w:rsidR="009109F0" w:rsidRPr="00BE13A5">
        <w:rPr>
          <w:rFonts w:cs="Times New Roman"/>
          <w:lang w:val="sr-Cyrl-BA"/>
        </w:rPr>
        <w:t>се описује као једна од метода за апстрах</w:t>
      </w:r>
      <w:r w:rsidR="00C31A52" w:rsidRPr="00A5730F">
        <w:rPr>
          <w:rFonts w:cs="Times New Roman"/>
          <w:lang w:val="sr-Cyrl-BA"/>
        </w:rPr>
        <w:t>ов</w:t>
      </w:r>
      <w:r w:rsidR="009109F0" w:rsidRPr="00BE13A5">
        <w:rPr>
          <w:rFonts w:cs="Times New Roman"/>
          <w:lang w:val="sr-Cyrl-BA"/>
        </w:rPr>
        <w:t xml:space="preserve">ање информација из података без да се користе подаци о </w:t>
      </w:r>
      <w:r w:rsidR="00C31A52" w:rsidRPr="00A5730F">
        <w:rPr>
          <w:rFonts w:cs="Times New Roman"/>
          <w:lang w:val="sr-Cyrl-BA"/>
        </w:rPr>
        <w:t>ознакама</w:t>
      </w:r>
      <w:r w:rsidR="009109F0" w:rsidRPr="00BE13A5">
        <w:rPr>
          <w:rFonts w:cs="Times New Roman"/>
          <w:lang w:val="sr-Cyrl-BA"/>
        </w:rPr>
        <w:t xml:space="preserve"> објеката. </w:t>
      </w:r>
      <w:r w:rsidRPr="00A5730F">
        <w:rPr>
          <w:rFonts w:cs="Times New Roman"/>
          <w:lang w:val="sr-Cyrl-BA"/>
        </w:rPr>
        <w:t>Груписање</w:t>
      </w:r>
      <w:r w:rsidR="009109F0" w:rsidRPr="00BE13A5">
        <w:rPr>
          <w:rFonts w:cs="Times New Roman"/>
          <w:lang w:val="sr-Cyrl-BA"/>
        </w:rPr>
        <w:t xml:space="preserve"> се може провести кориштењем различитих алгоритама, као што су </w:t>
      </w:r>
      <w:r w:rsidRPr="00A5730F">
        <w:rPr>
          <w:rFonts w:cs="Times New Roman"/>
          <w:lang w:val="sr-Cyrl-BA"/>
        </w:rPr>
        <w:t xml:space="preserve">хијерархијско груписање </w:t>
      </w:r>
      <w:r w:rsidRPr="00BE13A5">
        <w:rPr>
          <w:rFonts w:cs="Times New Roman"/>
          <w:i/>
          <w:lang w:val="sr-Cyrl-BA"/>
        </w:rPr>
        <w:t>(</w:t>
      </w:r>
      <w:r w:rsidR="008278A8" w:rsidRPr="00A5730F">
        <w:rPr>
          <w:rStyle w:val="jlqj4b"/>
          <w:rFonts w:cs="Times New Roman"/>
          <w:i/>
          <w:lang w:val="sr-Cyrl-BA"/>
        </w:rPr>
        <w:t xml:space="preserve">енг. </w:t>
      </w:r>
      <w:r w:rsidRPr="00BE13A5">
        <w:rPr>
          <w:rFonts w:cs="Times New Roman"/>
          <w:i/>
          <w:lang w:val="sr-Cyrl-BA"/>
        </w:rPr>
        <w:t>Hierarchical</w:t>
      </w:r>
      <w:r w:rsidRPr="00A5730F">
        <w:rPr>
          <w:rFonts w:cs="Times New Roman"/>
          <w:i/>
          <w:lang w:val="sr-Cyrl-BA"/>
        </w:rPr>
        <w:t xml:space="preserve"> </w:t>
      </w:r>
      <w:r w:rsidRPr="00BE13A5">
        <w:rPr>
          <w:rFonts w:cs="Times New Roman"/>
          <w:i/>
          <w:lang w:val="sr-Cyrl-BA"/>
        </w:rPr>
        <w:t>clustering</w:t>
      </w:r>
      <w:r w:rsidRPr="00A5730F">
        <w:rPr>
          <w:rFonts w:cs="Times New Roman"/>
          <w:i/>
          <w:lang w:val="sr-Cyrl-BA"/>
        </w:rPr>
        <w:t>)</w:t>
      </w:r>
      <w:r w:rsidR="009109F0" w:rsidRPr="00A5730F">
        <w:rPr>
          <w:rFonts w:cs="Times New Roman"/>
          <w:lang w:val="sr-Cyrl-BA"/>
        </w:rPr>
        <w:t xml:space="preserve">, </w:t>
      </w:r>
      <w:r w:rsidRPr="00A5730F">
        <w:rPr>
          <w:rFonts w:cs="Times New Roman"/>
          <w:lang w:val="sr-Cyrl-BA"/>
        </w:rPr>
        <w:t xml:space="preserve">груписање методом к-средњих вриједности </w:t>
      </w:r>
      <w:r w:rsidRPr="00A5730F">
        <w:rPr>
          <w:rFonts w:cs="Times New Roman"/>
          <w:i/>
          <w:lang w:val="sr-Cyrl-BA"/>
        </w:rPr>
        <w:t>(</w:t>
      </w:r>
      <w:r w:rsidR="008278A8" w:rsidRPr="00A5730F">
        <w:rPr>
          <w:rStyle w:val="jlqj4b"/>
          <w:rFonts w:cs="Times New Roman"/>
          <w:i/>
          <w:lang w:val="sr-Cyrl-BA"/>
        </w:rPr>
        <w:t xml:space="preserve">енг. </w:t>
      </w:r>
      <w:r w:rsidRPr="00BE13A5">
        <w:rPr>
          <w:rFonts w:cs="Times New Roman"/>
          <w:i/>
          <w:lang w:val="sr-Cyrl-BA"/>
        </w:rPr>
        <w:t>K</w:t>
      </w:r>
      <w:r w:rsidRPr="00A5730F">
        <w:rPr>
          <w:rFonts w:cs="Times New Roman"/>
          <w:i/>
          <w:lang w:val="sr-Cyrl-BA"/>
        </w:rPr>
        <w:t>-</w:t>
      </w:r>
      <w:r w:rsidRPr="00BE13A5">
        <w:rPr>
          <w:rFonts w:cs="Times New Roman"/>
          <w:i/>
          <w:lang w:val="sr-Cyrl-BA"/>
        </w:rPr>
        <w:t>means</w:t>
      </w:r>
      <w:r w:rsidRPr="00A5730F">
        <w:rPr>
          <w:rFonts w:cs="Times New Roman"/>
          <w:i/>
          <w:lang w:val="sr-Cyrl-BA"/>
        </w:rPr>
        <w:t xml:space="preserve"> </w:t>
      </w:r>
      <w:r w:rsidRPr="00BE13A5">
        <w:rPr>
          <w:rFonts w:cs="Times New Roman"/>
          <w:i/>
          <w:lang w:val="sr-Cyrl-BA"/>
        </w:rPr>
        <w:t>clustering</w:t>
      </w:r>
      <w:r w:rsidRPr="00A5730F">
        <w:rPr>
          <w:rFonts w:cs="Times New Roman"/>
          <w:i/>
          <w:lang w:val="sr-Cyrl-BA"/>
        </w:rPr>
        <w:t>)</w:t>
      </w:r>
      <w:r w:rsidRPr="00A5730F">
        <w:rPr>
          <w:rFonts w:cs="Times New Roman"/>
          <w:lang w:val="sr-Cyrl-BA"/>
        </w:rPr>
        <w:t>, итд</w:t>
      </w:r>
      <w:r w:rsidR="009109F0" w:rsidRPr="00A5730F">
        <w:rPr>
          <w:rFonts w:cs="Times New Roman"/>
          <w:lang w:val="sr-Cyrl-BA"/>
        </w:rPr>
        <w:t>.</w:t>
      </w:r>
    </w:p>
    <w:p w14:paraId="2144F1D3" w14:textId="233D3D6F" w:rsidR="009109F0" w:rsidRPr="00BE13A5" w:rsidRDefault="00FB133C" w:rsidP="00FB133C">
      <w:pPr>
        <w:pStyle w:val="NoSpacing"/>
        <w:rPr>
          <w:rFonts w:cs="Times New Roman"/>
          <w:lang w:val="sr-Cyrl-BA"/>
        </w:rPr>
      </w:pPr>
      <w:r w:rsidRPr="00A5730F">
        <w:rPr>
          <w:rFonts w:cs="Times New Roman"/>
          <w:lang w:val="sr-Cyrl-BA"/>
        </w:rPr>
        <w:t>Груписање се описује</w:t>
      </w:r>
      <w:r w:rsidR="009109F0" w:rsidRPr="00BE13A5">
        <w:rPr>
          <w:rFonts w:cs="Times New Roman"/>
          <w:lang w:val="sr-Cyrl-BA"/>
        </w:rPr>
        <w:t xml:space="preserve"> као проблем</w:t>
      </w:r>
      <w:r w:rsidRPr="00A5730F">
        <w:rPr>
          <w:rFonts w:cs="Times New Roman"/>
          <w:lang w:val="sr-Cyrl-BA"/>
        </w:rPr>
        <w:t xml:space="preserve"> ненадгледаног учења</w:t>
      </w:r>
      <w:r w:rsidR="009109F0" w:rsidRPr="00BE13A5">
        <w:rPr>
          <w:rFonts w:cs="Times New Roman"/>
          <w:lang w:val="sr-Cyrl-BA"/>
        </w:rPr>
        <w:t>, што значи да алгоритам ради без предефини</w:t>
      </w:r>
      <w:r w:rsidRPr="00A5730F">
        <w:rPr>
          <w:rFonts w:cs="Times New Roman"/>
          <w:lang w:val="sr-Cyrl-BA"/>
        </w:rPr>
        <w:t>с</w:t>
      </w:r>
      <w:r w:rsidR="009109F0" w:rsidRPr="00BE13A5">
        <w:rPr>
          <w:rFonts w:cs="Times New Roman"/>
          <w:lang w:val="sr-Cyrl-BA"/>
        </w:rPr>
        <w:t xml:space="preserve">аног означавања података. Умјесто тога, алгоритам тражи структуру у подацима и сам саставља групе. </w:t>
      </w:r>
      <w:r w:rsidR="00AA7D71" w:rsidRPr="00BE13A5">
        <w:rPr>
          <w:rFonts w:cs="Times New Roman"/>
          <w:lang w:val="sr-Cyrl-BA"/>
        </w:rPr>
        <w:t>М</w:t>
      </w:r>
      <w:r w:rsidR="009109F0" w:rsidRPr="00BE13A5">
        <w:rPr>
          <w:rFonts w:cs="Times New Roman"/>
          <w:lang w:val="sr-Cyrl-BA"/>
        </w:rPr>
        <w:t>оже се мјерити различитим метрикама, попут еуклидске удаљености</w:t>
      </w:r>
      <w:r w:rsidRPr="00A5730F">
        <w:rPr>
          <w:rFonts w:cs="Times New Roman"/>
          <w:lang w:val="sr-Cyrl-BA"/>
        </w:rPr>
        <w:t xml:space="preserve"> или</w:t>
      </w:r>
      <w:r w:rsidR="009109F0" w:rsidRPr="00BE13A5">
        <w:rPr>
          <w:rFonts w:cs="Times New Roman"/>
          <w:lang w:val="sr-Cyrl-BA"/>
        </w:rPr>
        <w:t xml:space="preserve"> других.</w:t>
      </w:r>
    </w:p>
    <w:p w14:paraId="6300FFAD" w14:textId="7FCBA078" w:rsidR="009109F0" w:rsidRPr="00BE13A5" w:rsidRDefault="009109F0" w:rsidP="00BE13A5">
      <w:pPr>
        <w:pStyle w:val="NoSpacing"/>
        <w:rPr>
          <w:rStyle w:val="jlqj4b"/>
          <w:rFonts w:cs="Times New Roman"/>
          <w:i/>
          <w:sz w:val="22"/>
          <w:szCs w:val="28"/>
          <w:lang w:val="sr-Cyrl-BA"/>
        </w:rPr>
      </w:pPr>
      <w:r w:rsidRPr="00BE13A5">
        <w:rPr>
          <w:rFonts w:cs="Times New Roman"/>
          <w:lang w:val="sr-Cyrl-BA"/>
        </w:rPr>
        <w:t xml:space="preserve">У сваком случају, </w:t>
      </w:r>
      <w:r w:rsidR="00FB133C" w:rsidRPr="00A5730F">
        <w:rPr>
          <w:rFonts w:cs="Times New Roman"/>
          <w:lang w:val="sr-Cyrl-BA"/>
        </w:rPr>
        <w:t>груписање</w:t>
      </w:r>
      <w:r w:rsidRPr="00BE13A5">
        <w:rPr>
          <w:rFonts w:cs="Times New Roman"/>
          <w:lang w:val="sr-Cyrl-BA"/>
        </w:rPr>
        <w:t xml:space="preserve"> је важна техника која се често користи у </w:t>
      </w:r>
      <w:r w:rsidR="00FB133C" w:rsidRPr="00A5730F">
        <w:rPr>
          <w:rFonts w:cs="Times New Roman"/>
          <w:lang w:val="sr-Cyrl-BA"/>
        </w:rPr>
        <w:t>обради</w:t>
      </w:r>
      <w:r w:rsidRPr="00BE13A5">
        <w:rPr>
          <w:rFonts w:cs="Times New Roman"/>
          <w:lang w:val="sr-Cyrl-BA"/>
        </w:rPr>
        <w:t xml:space="preserve"> података прије </w:t>
      </w:r>
      <w:r w:rsidR="00FB133C" w:rsidRPr="00A5730F">
        <w:rPr>
          <w:rFonts w:cs="Times New Roman"/>
          <w:lang w:val="sr-Cyrl-BA"/>
        </w:rPr>
        <w:t>даљег</w:t>
      </w:r>
      <w:r w:rsidRPr="00BE13A5">
        <w:rPr>
          <w:rFonts w:cs="Times New Roman"/>
          <w:lang w:val="sr-Cyrl-BA"/>
        </w:rPr>
        <w:t xml:space="preserve"> машинског учења, помажући у смањењу димензије података и учинковитијем моделирању.</w:t>
      </w:r>
      <w:sdt>
        <w:sdtPr>
          <w:rPr>
            <w:rFonts w:cs="Times New Roman"/>
            <w:lang w:val="sr-Cyrl-BA"/>
          </w:rPr>
          <w:id w:val="224424577"/>
          <w:citation/>
        </w:sdtPr>
        <w:sdtContent>
          <w:r w:rsidR="000340FF" w:rsidRPr="00BE13A5">
            <w:rPr>
              <w:rFonts w:cs="Times New Roman"/>
              <w:lang w:val="sr-Cyrl-BA"/>
            </w:rPr>
            <w:fldChar w:fldCharType="begin"/>
          </w:r>
          <w:r w:rsidR="000340FF" w:rsidRPr="00BE13A5">
            <w:rPr>
              <w:rFonts w:cs="Times New Roman"/>
              <w:lang w:val="sr-Cyrl-BA"/>
            </w:rPr>
            <w:instrText xml:space="preserve"> CITATION Mit97 \l 6170 </w:instrText>
          </w:r>
          <w:r w:rsidR="000340FF" w:rsidRPr="00BE13A5">
            <w:rPr>
              <w:rFonts w:cs="Times New Roman"/>
              <w:lang w:val="sr-Cyrl-BA"/>
            </w:rPr>
            <w:fldChar w:fldCharType="separate"/>
          </w:r>
          <w:r w:rsidR="00A927A8">
            <w:rPr>
              <w:rFonts w:cs="Times New Roman"/>
              <w:noProof/>
              <w:lang w:val="sr-Cyrl-BA"/>
            </w:rPr>
            <w:t xml:space="preserve"> </w:t>
          </w:r>
          <w:r w:rsidR="00A927A8" w:rsidRPr="00A927A8">
            <w:rPr>
              <w:rFonts w:cs="Times New Roman"/>
              <w:noProof/>
              <w:lang w:val="sr-Cyrl-BA"/>
            </w:rPr>
            <w:t>[6]</w:t>
          </w:r>
          <w:r w:rsidR="000340FF" w:rsidRPr="00BE13A5">
            <w:rPr>
              <w:rFonts w:cs="Times New Roman"/>
              <w:lang w:val="sr-Cyrl-BA"/>
            </w:rPr>
            <w:fldChar w:fldCharType="end"/>
          </w:r>
        </w:sdtContent>
      </w:sdt>
    </w:p>
    <w:p w14:paraId="385D70E1" w14:textId="77777777" w:rsidR="00450229" w:rsidRPr="00A5730F" w:rsidRDefault="009109F0" w:rsidP="00532390">
      <w:pPr>
        <w:pStyle w:val="Heading3"/>
        <w:numPr>
          <w:ilvl w:val="2"/>
          <w:numId w:val="1"/>
        </w:numPr>
        <w:rPr>
          <w:rStyle w:val="jlqj4b"/>
          <w:rFonts w:cs="Times New Roman"/>
          <w:lang w:val="sr-Cyrl-BA"/>
        </w:rPr>
      </w:pPr>
      <w:bookmarkStart w:id="278" w:name="_Toc162247167"/>
      <w:r w:rsidRPr="00A5730F">
        <w:rPr>
          <w:rStyle w:val="jlqj4b"/>
          <w:rFonts w:cs="Times New Roman"/>
          <w:lang w:val="sr-Cyrl-BA"/>
        </w:rPr>
        <w:lastRenderedPageBreak/>
        <w:t>Смањење димензионалности</w:t>
      </w:r>
      <w:bookmarkEnd w:id="278"/>
    </w:p>
    <w:p w14:paraId="73C04A31" w14:textId="44849EA0" w:rsidR="009109F0" w:rsidRPr="00BE13A5" w:rsidRDefault="000340FF" w:rsidP="00BE13A5">
      <w:pPr>
        <w:pStyle w:val="NoSpacing"/>
        <w:spacing w:after="240"/>
        <w:rPr>
          <w:rStyle w:val="jlqj4b"/>
          <w:rFonts w:cs="Times New Roman"/>
          <w:i/>
          <w:szCs w:val="28"/>
          <w:lang w:val="sr-Cyrl-BA"/>
        </w:rPr>
      </w:pPr>
      <w:r w:rsidRPr="00A5730F">
        <w:rPr>
          <w:rStyle w:val="jlqj4b"/>
          <w:rFonts w:cs="Times New Roman"/>
          <w:lang w:val="sr-Cyrl-BA"/>
        </w:rPr>
        <w:t>Смањење</w:t>
      </w:r>
      <w:r w:rsidR="009109F0" w:rsidRPr="00BE13A5">
        <w:rPr>
          <w:rStyle w:val="jlqj4b"/>
          <w:rFonts w:cs="Times New Roman"/>
          <w:lang w:val="sr-Cyrl-BA"/>
        </w:rPr>
        <w:t xml:space="preserve"> димензионалности је техника у машинском учењу која се користи за смањивање броја </w:t>
      </w:r>
      <w:r w:rsidR="00C860C9" w:rsidRPr="00BE13A5">
        <w:rPr>
          <w:rStyle w:val="jlqj4b"/>
          <w:rFonts w:cs="Times New Roman"/>
          <w:lang w:val="sr-Cyrl-BA"/>
        </w:rPr>
        <w:t>атрибута</w:t>
      </w:r>
      <w:r w:rsidR="009109F0" w:rsidRPr="00BE13A5">
        <w:rPr>
          <w:rStyle w:val="jlqj4b"/>
          <w:rFonts w:cs="Times New Roman"/>
          <w:lang w:val="sr-Cyrl-BA"/>
        </w:rPr>
        <w:t xml:space="preserve"> у подацима. </w:t>
      </w:r>
      <w:r w:rsidR="009C7963" w:rsidRPr="00A5730F">
        <w:rPr>
          <w:rStyle w:val="jlqj4b"/>
          <w:rFonts w:cs="Times New Roman"/>
          <w:lang w:val="sr-Cyrl-BA"/>
        </w:rPr>
        <w:t>Смањење</w:t>
      </w:r>
      <w:r w:rsidR="009109F0" w:rsidRPr="00BE13A5">
        <w:rPr>
          <w:rStyle w:val="jlqj4b"/>
          <w:rFonts w:cs="Times New Roman"/>
          <w:lang w:val="sr-Cyrl-BA"/>
        </w:rPr>
        <w:t xml:space="preserve"> димензионалности се често користи у комбинацији са другим техникама машинског учења, како би се створили бољи модели</w:t>
      </w:r>
      <w:r w:rsidR="003514BA" w:rsidRPr="00A5730F">
        <w:rPr>
          <w:rStyle w:val="jlqj4b"/>
          <w:rFonts w:cs="Times New Roman"/>
          <w:lang w:val="sr-Cyrl-BA"/>
        </w:rPr>
        <w:t xml:space="preserve"> (слика 2.12)</w:t>
      </w:r>
      <w:r w:rsidR="009109F0" w:rsidRPr="00BE13A5">
        <w:rPr>
          <w:rStyle w:val="jlqj4b"/>
          <w:rFonts w:cs="Times New Roman"/>
          <w:lang w:val="sr-Cyrl-BA"/>
        </w:rPr>
        <w:t>.</w:t>
      </w:r>
      <w:r w:rsidR="009C7963" w:rsidRPr="00A5730F">
        <w:rPr>
          <w:rStyle w:val="jlqj4b"/>
          <w:rFonts w:cs="Times New Roman"/>
          <w:lang w:val="sr-Cyrl-BA"/>
        </w:rPr>
        <w:t xml:space="preserve"> Смањење </w:t>
      </w:r>
      <w:r w:rsidR="009109F0" w:rsidRPr="00BE13A5">
        <w:rPr>
          <w:rStyle w:val="jlqj4b"/>
          <w:rFonts w:cs="Times New Roman"/>
          <w:lang w:val="sr-Cyrl-BA"/>
        </w:rPr>
        <w:t xml:space="preserve">димензионалности </w:t>
      </w:r>
      <w:r w:rsidR="00C860C9" w:rsidRPr="00BE13A5">
        <w:rPr>
          <w:rStyle w:val="jlqj4b"/>
          <w:rFonts w:cs="Times New Roman"/>
          <w:lang w:val="sr-Cyrl-BA"/>
        </w:rPr>
        <w:t>може да буде од помоћи и за избјегавање</w:t>
      </w:r>
      <w:r w:rsidR="009109F0" w:rsidRPr="00BE13A5">
        <w:rPr>
          <w:rStyle w:val="jlqj4b"/>
          <w:rFonts w:cs="Times New Roman"/>
          <w:lang w:val="sr-Cyrl-BA"/>
        </w:rPr>
        <w:t xml:space="preserve"> </w:t>
      </w:r>
      <w:r w:rsidR="00C860C9" w:rsidRPr="00A5730F">
        <w:rPr>
          <w:rFonts w:cs="Times New Roman"/>
          <w:lang w:val="sr-Cyrl-BA"/>
        </w:rPr>
        <w:t>преприлагођавања</w:t>
      </w:r>
      <w:r w:rsidR="009109F0" w:rsidRPr="00BE13A5">
        <w:rPr>
          <w:rStyle w:val="jlqj4b"/>
          <w:rFonts w:cs="Times New Roman"/>
          <w:lang w:val="sr-Cyrl-BA"/>
        </w:rPr>
        <w:t>.</w:t>
      </w:r>
    </w:p>
    <w:p w14:paraId="08F2A86D" w14:textId="77777777" w:rsidR="003514BA" w:rsidRPr="00BE13A5" w:rsidRDefault="003514BA" w:rsidP="003514BA">
      <w:pPr>
        <w:pStyle w:val="NoSpacing"/>
        <w:ind w:firstLine="0"/>
        <w:jc w:val="center"/>
        <w:rPr>
          <w:rFonts w:cs="Times New Roman"/>
          <w:lang w:val="sr-Cyrl-BA"/>
        </w:rPr>
      </w:pPr>
      <w:r w:rsidRPr="00BE13A5">
        <w:rPr>
          <w:rFonts w:cs="Times New Roman"/>
          <w:noProof/>
          <w:lang w:val="sr-Cyrl-BA"/>
        </w:rPr>
        <w:drawing>
          <wp:inline distT="0" distB="0" distL="0" distR="0" wp14:anchorId="4B2ED8AA" wp14:editId="2D59BFCA">
            <wp:extent cx="4102677" cy="2054633"/>
            <wp:effectExtent l="19050" t="19050" r="12700" b="22225"/>
            <wp:docPr id="2695636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65093" cy="2085891"/>
                    </a:xfrm>
                    <a:prstGeom prst="rect">
                      <a:avLst/>
                    </a:prstGeom>
                    <a:noFill/>
                    <a:ln>
                      <a:solidFill>
                        <a:schemeClr val="tx1"/>
                      </a:solidFill>
                    </a:ln>
                  </pic:spPr>
                </pic:pic>
              </a:graphicData>
            </a:graphic>
          </wp:inline>
        </w:drawing>
      </w:r>
    </w:p>
    <w:p w14:paraId="3AB65EBF" w14:textId="3CC29F6C" w:rsidR="003514BA" w:rsidRPr="00BE13A5" w:rsidRDefault="003514BA" w:rsidP="00BE13A5">
      <w:pPr>
        <w:pStyle w:val="NoSpacing"/>
        <w:ind w:firstLine="0"/>
        <w:jc w:val="center"/>
        <w:rPr>
          <w:rStyle w:val="jlqj4b"/>
          <w:rFonts w:cs="Times New Roman"/>
          <w:sz w:val="22"/>
          <w:lang w:val="sr-Cyrl-BA"/>
        </w:rPr>
      </w:pPr>
      <w:r w:rsidRPr="00A5730F">
        <w:rPr>
          <w:rFonts w:cs="Times New Roman"/>
          <w:i/>
          <w:iCs/>
          <w:lang w:val="sr-Cyrl-BA"/>
        </w:rPr>
        <w:t>Слика 2.</w:t>
      </w:r>
      <w:r w:rsidRPr="00BE13A5">
        <w:rPr>
          <w:rFonts w:cs="Times New Roman"/>
          <w:i/>
          <w:iCs/>
          <w:lang w:val="sr-Cyrl-BA"/>
        </w:rPr>
        <w:t>12</w:t>
      </w:r>
      <w:r w:rsidRPr="00A5730F">
        <w:rPr>
          <w:rFonts w:cs="Times New Roman"/>
          <w:i/>
          <w:iCs/>
          <w:lang w:val="sr-Cyrl-BA"/>
        </w:rPr>
        <w:t>. Примјер смањења димензионалности ненадгледаним учењем</w:t>
      </w:r>
    </w:p>
    <w:p w14:paraId="033FDF95" w14:textId="6B6457D6" w:rsidR="00C31A52" w:rsidRPr="00BE13A5" w:rsidRDefault="009C7963" w:rsidP="00BE13A5">
      <w:pPr>
        <w:pStyle w:val="NoSpacing"/>
        <w:spacing w:before="240"/>
        <w:rPr>
          <w:rStyle w:val="jlqj4b"/>
          <w:rFonts w:cs="Times New Roman"/>
          <w:sz w:val="22"/>
          <w:lang w:val="sr-Cyrl-BA"/>
        </w:rPr>
      </w:pPr>
      <w:r w:rsidRPr="00A5730F">
        <w:rPr>
          <w:rStyle w:val="jlqj4b"/>
          <w:rFonts w:cs="Times New Roman"/>
          <w:lang w:val="sr-Cyrl-BA"/>
        </w:rPr>
        <w:t>Различите технике смањења димензионалности</w:t>
      </w:r>
      <w:r w:rsidR="009109F0" w:rsidRPr="00A5730F">
        <w:rPr>
          <w:rStyle w:val="jlqj4b"/>
          <w:rFonts w:cs="Times New Roman"/>
          <w:lang w:val="sr-Cyrl-BA"/>
        </w:rPr>
        <w:t xml:space="preserve"> укључују </w:t>
      </w:r>
      <w:r w:rsidR="00C2549B" w:rsidRPr="00A5730F">
        <w:rPr>
          <w:rStyle w:val="jlqj4b"/>
          <w:rFonts w:cs="Times New Roman"/>
          <w:lang w:val="sr-Cyrl-BA"/>
        </w:rPr>
        <w:t>анализу главних компоненти</w:t>
      </w:r>
      <w:r w:rsidR="009109F0" w:rsidRPr="00A5730F">
        <w:rPr>
          <w:rStyle w:val="jlqj4b"/>
          <w:rFonts w:cs="Times New Roman"/>
          <w:lang w:val="sr-Cyrl-BA"/>
        </w:rPr>
        <w:t xml:space="preserve"> </w:t>
      </w:r>
      <w:r w:rsidR="00C2549B" w:rsidRPr="00A5730F">
        <w:rPr>
          <w:rStyle w:val="jlqj4b"/>
          <w:rFonts w:cs="Times New Roman"/>
          <w:i/>
          <w:lang w:val="sr-Cyrl-BA"/>
        </w:rPr>
        <w:t>(</w:t>
      </w:r>
      <w:r w:rsidR="008278A8" w:rsidRPr="00A5730F">
        <w:rPr>
          <w:rStyle w:val="jlqj4b"/>
          <w:rFonts w:cs="Times New Roman"/>
          <w:i/>
          <w:lang w:val="sr-Cyrl-BA"/>
        </w:rPr>
        <w:t xml:space="preserve">енг. </w:t>
      </w:r>
      <w:r w:rsidR="00AF32D9" w:rsidRPr="00BE13A5">
        <w:rPr>
          <w:rStyle w:val="jlqj4b"/>
          <w:rFonts w:cs="Times New Roman"/>
          <w:i/>
          <w:lang w:val="sr-Cyrl-BA"/>
        </w:rPr>
        <w:t>Principal</w:t>
      </w:r>
      <w:r w:rsidR="00AF32D9" w:rsidRPr="00A5730F">
        <w:rPr>
          <w:rStyle w:val="jlqj4b"/>
          <w:rFonts w:cs="Times New Roman"/>
          <w:i/>
          <w:lang w:val="sr-Cyrl-BA"/>
        </w:rPr>
        <w:t xml:space="preserve"> </w:t>
      </w:r>
      <w:r w:rsidR="006D6E7B" w:rsidRPr="00BE13A5">
        <w:rPr>
          <w:rStyle w:val="jlqj4b"/>
          <w:rFonts w:cs="Times New Roman"/>
          <w:i/>
          <w:lang w:val="sr-Cyrl-BA"/>
        </w:rPr>
        <w:t>Component</w:t>
      </w:r>
      <w:r w:rsidR="006D6E7B" w:rsidRPr="00A5730F">
        <w:rPr>
          <w:rStyle w:val="jlqj4b"/>
          <w:rFonts w:cs="Times New Roman"/>
          <w:i/>
          <w:lang w:val="sr-Cyrl-BA"/>
        </w:rPr>
        <w:t xml:space="preserve"> </w:t>
      </w:r>
      <w:r w:rsidR="006D6E7B" w:rsidRPr="00BE13A5">
        <w:rPr>
          <w:rStyle w:val="jlqj4b"/>
          <w:rFonts w:cs="Times New Roman"/>
          <w:i/>
          <w:lang w:val="sr-Cyrl-BA"/>
        </w:rPr>
        <w:t>Analysis</w:t>
      </w:r>
      <w:r w:rsidR="006D6E7B" w:rsidRPr="00A5730F">
        <w:rPr>
          <w:rStyle w:val="jlqj4b"/>
          <w:rFonts w:cs="Times New Roman"/>
          <w:i/>
          <w:lang w:val="sr-Cyrl-BA"/>
        </w:rPr>
        <w:t xml:space="preserve"> </w:t>
      </w:r>
      <w:r w:rsidR="00C2549B" w:rsidRPr="00A5730F">
        <w:rPr>
          <w:rStyle w:val="jlqj4b"/>
          <w:rFonts w:cs="Times New Roman"/>
          <w:i/>
          <w:lang w:val="sr-Cyrl-BA"/>
        </w:rPr>
        <w:t xml:space="preserve">- </w:t>
      </w:r>
      <w:r w:rsidR="00C2549B" w:rsidRPr="00BE13A5">
        <w:rPr>
          <w:rStyle w:val="jlqj4b"/>
          <w:rFonts w:cs="Times New Roman"/>
          <w:i/>
          <w:lang w:val="sr-Cyrl-BA"/>
        </w:rPr>
        <w:t>PCA</w:t>
      </w:r>
      <w:r w:rsidR="00C2549B" w:rsidRPr="00A5730F">
        <w:rPr>
          <w:rStyle w:val="jlqj4b"/>
          <w:rFonts w:cs="Times New Roman"/>
          <w:lang w:val="sr-Cyrl-BA"/>
        </w:rPr>
        <w:t>)</w:t>
      </w:r>
      <w:r w:rsidR="009109F0" w:rsidRPr="00A5730F">
        <w:rPr>
          <w:rStyle w:val="jlqj4b"/>
          <w:rFonts w:cs="Times New Roman"/>
          <w:lang w:val="sr-Cyrl-BA"/>
        </w:rPr>
        <w:t xml:space="preserve">, </w:t>
      </w:r>
      <w:r w:rsidR="00C2549B" w:rsidRPr="00A5730F">
        <w:rPr>
          <w:rStyle w:val="jlqj4b"/>
          <w:rFonts w:cs="Times New Roman"/>
          <w:lang w:val="sr-Cyrl-BA"/>
        </w:rPr>
        <w:t>линеа</w:t>
      </w:r>
      <w:r w:rsidR="008278A8" w:rsidRPr="00A5730F">
        <w:rPr>
          <w:rStyle w:val="jlqj4b"/>
          <w:rFonts w:cs="Times New Roman"/>
          <w:lang w:val="sr-Cyrl-BA"/>
        </w:rPr>
        <w:t>р</w:t>
      </w:r>
      <w:r w:rsidR="00C2549B" w:rsidRPr="00A5730F">
        <w:rPr>
          <w:rStyle w:val="jlqj4b"/>
          <w:rFonts w:cs="Times New Roman"/>
          <w:lang w:val="sr-Cyrl-BA"/>
        </w:rPr>
        <w:t>н</w:t>
      </w:r>
      <w:r w:rsidR="001B518E" w:rsidRPr="00A5730F">
        <w:rPr>
          <w:rStyle w:val="jlqj4b"/>
          <w:rFonts w:cs="Times New Roman"/>
          <w:lang w:val="sr-Cyrl-BA"/>
        </w:rPr>
        <w:t>у</w:t>
      </w:r>
      <w:r w:rsidR="00C2549B" w:rsidRPr="00A5730F">
        <w:rPr>
          <w:rStyle w:val="jlqj4b"/>
          <w:rFonts w:cs="Times New Roman"/>
          <w:lang w:val="sr-Cyrl-BA"/>
        </w:rPr>
        <w:t xml:space="preserve"> дискриминантн</w:t>
      </w:r>
      <w:r w:rsidR="001B518E" w:rsidRPr="00A5730F">
        <w:rPr>
          <w:rStyle w:val="jlqj4b"/>
          <w:rFonts w:cs="Times New Roman"/>
          <w:lang w:val="sr-Cyrl-BA"/>
        </w:rPr>
        <w:t>у</w:t>
      </w:r>
      <w:r w:rsidR="00C2549B" w:rsidRPr="00A5730F">
        <w:rPr>
          <w:rStyle w:val="jlqj4b"/>
          <w:rFonts w:cs="Times New Roman"/>
          <w:lang w:val="sr-Cyrl-BA"/>
        </w:rPr>
        <w:t xml:space="preserve"> анализ</w:t>
      </w:r>
      <w:r w:rsidR="001B518E" w:rsidRPr="00A5730F">
        <w:rPr>
          <w:rStyle w:val="jlqj4b"/>
          <w:rFonts w:cs="Times New Roman"/>
          <w:lang w:val="sr-Cyrl-BA"/>
        </w:rPr>
        <w:t>у</w:t>
      </w:r>
      <w:r w:rsidR="00C2549B" w:rsidRPr="00A5730F">
        <w:rPr>
          <w:rStyle w:val="jlqj4b"/>
          <w:rFonts w:cs="Times New Roman"/>
          <w:lang w:val="sr-Cyrl-BA"/>
        </w:rPr>
        <w:t xml:space="preserve"> </w:t>
      </w:r>
      <w:r w:rsidR="00C2549B" w:rsidRPr="00A5730F">
        <w:rPr>
          <w:rStyle w:val="jlqj4b"/>
          <w:rFonts w:cs="Times New Roman"/>
          <w:i/>
          <w:lang w:val="sr-Cyrl-BA"/>
        </w:rPr>
        <w:t>(</w:t>
      </w:r>
      <w:r w:rsidR="008278A8" w:rsidRPr="00A5730F">
        <w:rPr>
          <w:rStyle w:val="jlqj4b"/>
          <w:rFonts w:cs="Times New Roman"/>
          <w:i/>
          <w:lang w:val="sr-Cyrl-BA"/>
        </w:rPr>
        <w:t xml:space="preserve">енг. </w:t>
      </w:r>
      <w:r w:rsidR="00C2549B" w:rsidRPr="00BE13A5">
        <w:rPr>
          <w:rStyle w:val="jlqj4b"/>
          <w:rFonts w:cs="Times New Roman"/>
          <w:i/>
          <w:lang w:val="sr-Cyrl-BA"/>
        </w:rPr>
        <w:t>Linear</w:t>
      </w:r>
      <w:r w:rsidR="00C2549B" w:rsidRPr="00A5730F">
        <w:rPr>
          <w:rStyle w:val="jlqj4b"/>
          <w:rFonts w:cs="Times New Roman"/>
          <w:i/>
          <w:lang w:val="sr-Cyrl-BA"/>
        </w:rPr>
        <w:t xml:space="preserve"> </w:t>
      </w:r>
      <w:r w:rsidR="00C2549B" w:rsidRPr="00BE13A5">
        <w:rPr>
          <w:rStyle w:val="jlqj4b"/>
          <w:rFonts w:cs="Times New Roman"/>
          <w:i/>
          <w:lang w:val="sr-Cyrl-BA"/>
        </w:rPr>
        <w:t>Discriminant</w:t>
      </w:r>
      <w:r w:rsidR="00C2549B" w:rsidRPr="00A5730F">
        <w:rPr>
          <w:rStyle w:val="jlqj4b"/>
          <w:rFonts w:cs="Times New Roman"/>
          <w:i/>
          <w:lang w:val="sr-Cyrl-BA"/>
        </w:rPr>
        <w:t xml:space="preserve"> </w:t>
      </w:r>
      <w:r w:rsidR="00C2549B" w:rsidRPr="00BE13A5">
        <w:rPr>
          <w:rStyle w:val="jlqj4b"/>
          <w:rFonts w:cs="Times New Roman"/>
          <w:i/>
          <w:lang w:val="sr-Cyrl-BA"/>
        </w:rPr>
        <w:t>Anal</w:t>
      </w:r>
      <w:r w:rsidR="007B6A1A" w:rsidRPr="00BE13A5">
        <w:rPr>
          <w:rStyle w:val="jlqj4b"/>
          <w:rFonts w:cs="Times New Roman"/>
          <w:i/>
          <w:lang w:val="sr-Cyrl-BA"/>
        </w:rPr>
        <w:t>y</w:t>
      </w:r>
      <w:r w:rsidR="00C2549B" w:rsidRPr="00BE13A5">
        <w:rPr>
          <w:rStyle w:val="jlqj4b"/>
          <w:rFonts w:cs="Times New Roman"/>
          <w:i/>
          <w:lang w:val="sr-Cyrl-BA"/>
        </w:rPr>
        <w:t>s</w:t>
      </w:r>
      <w:r w:rsidR="007B6A1A" w:rsidRPr="00BE13A5">
        <w:rPr>
          <w:rStyle w:val="jlqj4b"/>
          <w:rFonts w:cs="Times New Roman"/>
          <w:i/>
          <w:lang w:val="sr-Cyrl-BA"/>
        </w:rPr>
        <w:t>i</w:t>
      </w:r>
      <w:r w:rsidR="00C2549B" w:rsidRPr="00BE13A5">
        <w:rPr>
          <w:rStyle w:val="jlqj4b"/>
          <w:rFonts w:cs="Times New Roman"/>
          <w:i/>
          <w:lang w:val="sr-Cyrl-BA"/>
        </w:rPr>
        <w:t>s</w:t>
      </w:r>
      <w:r w:rsidR="00C2549B" w:rsidRPr="00A5730F">
        <w:rPr>
          <w:rStyle w:val="jlqj4b"/>
          <w:rFonts w:cs="Times New Roman"/>
          <w:i/>
          <w:lang w:val="sr-Cyrl-BA"/>
        </w:rPr>
        <w:t xml:space="preserve"> – </w:t>
      </w:r>
      <w:r w:rsidR="00C2549B" w:rsidRPr="00BE13A5">
        <w:rPr>
          <w:rStyle w:val="jlqj4b"/>
          <w:rFonts w:cs="Times New Roman"/>
          <w:i/>
          <w:lang w:val="sr-Cyrl-BA"/>
        </w:rPr>
        <w:t>LDA</w:t>
      </w:r>
      <w:r w:rsidR="00C2549B" w:rsidRPr="00A5730F">
        <w:rPr>
          <w:rStyle w:val="jlqj4b"/>
          <w:rFonts w:cs="Times New Roman"/>
          <w:i/>
          <w:lang w:val="sr-Cyrl-BA"/>
        </w:rPr>
        <w:t>)</w:t>
      </w:r>
      <w:r w:rsidR="009109F0" w:rsidRPr="00A5730F">
        <w:rPr>
          <w:rStyle w:val="jlqj4b"/>
          <w:rFonts w:cs="Times New Roman"/>
          <w:lang w:val="sr-Cyrl-BA"/>
        </w:rPr>
        <w:t xml:space="preserve"> и мултидимензионално скалирање </w:t>
      </w:r>
      <w:r w:rsidR="00C2549B" w:rsidRPr="00A5730F">
        <w:rPr>
          <w:rStyle w:val="jlqj4b"/>
          <w:rFonts w:cs="Times New Roman"/>
          <w:i/>
          <w:lang w:val="sr-Cyrl-BA"/>
        </w:rPr>
        <w:t>(</w:t>
      </w:r>
      <w:r w:rsidR="008278A8" w:rsidRPr="00A5730F">
        <w:rPr>
          <w:rStyle w:val="jlqj4b"/>
          <w:rFonts w:cs="Times New Roman"/>
          <w:i/>
          <w:lang w:val="sr-Cyrl-BA"/>
        </w:rPr>
        <w:t xml:space="preserve">енг. </w:t>
      </w:r>
      <w:r w:rsidR="00C2549B" w:rsidRPr="00BE13A5">
        <w:rPr>
          <w:rStyle w:val="jlqj4b"/>
          <w:rFonts w:cs="Times New Roman"/>
          <w:i/>
          <w:lang w:val="sr-Cyrl-BA"/>
        </w:rPr>
        <w:t>Multidimensional</w:t>
      </w:r>
      <w:r w:rsidR="00C2549B" w:rsidRPr="00A5730F">
        <w:rPr>
          <w:rStyle w:val="jlqj4b"/>
          <w:rFonts w:cs="Times New Roman"/>
          <w:i/>
          <w:lang w:val="sr-Cyrl-BA"/>
        </w:rPr>
        <w:t xml:space="preserve"> </w:t>
      </w:r>
      <w:r w:rsidR="00C2549B" w:rsidRPr="00BE13A5">
        <w:rPr>
          <w:rStyle w:val="jlqj4b"/>
          <w:rFonts w:cs="Times New Roman"/>
          <w:i/>
          <w:lang w:val="sr-Cyrl-BA"/>
        </w:rPr>
        <w:t>Scaling</w:t>
      </w:r>
      <w:r w:rsidR="00C2549B" w:rsidRPr="00A5730F">
        <w:rPr>
          <w:rStyle w:val="jlqj4b"/>
          <w:rFonts w:cs="Times New Roman"/>
          <w:i/>
          <w:lang w:val="sr-Cyrl-BA"/>
        </w:rPr>
        <w:t xml:space="preserve"> - </w:t>
      </w:r>
      <w:r w:rsidR="00C2549B" w:rsidRPr="00BE13A5">
        <w:rPr>
          <w:rStyle w:val="jlqj4b"/>
          <w:rFonts w:cs="Times New Roman"/>
          <w:i/>
          <w:lang w:val="sr-Cyrl-BA"/>
        </w:rPr>
        <w:t>MDS</w:t>
      </w:r>
      <w:r w:rsidR="00C2549B" w:rsidRPr="00A5730F">
        <w:rPr>
          <w:rStyle w:val="jlqj4b"/>
          <w:rFonts w:cs="Times New Roman"/>
          <w:i/>
          <w:lang w:val="sr-Cyrl-BA"/>
        </w:rPr>
        <w:t>)</w:t>
      </w:r>
      <w:r w:rsidR="009109F0" w:rsidRPr="00A5730F">
        <w:rPr>
          <w:rStyle w:val="jlqj4b"/>
          <w:rFonts w:cs="Times New Roman"/>
          <w:lang w:val="sr-Cyrl-BA"/>
        </w:rPr>
        <w:t xml:space="preserve">. </w:t>
      </w:r>
      <w:r w:rsidR="00C2549B" w:rsidRPr="00A5730F">
        <w:rPr>
          <w:rStyle w:val="jlqj4b"/>
          <w:rFonts w:cs="Times New Roman"/>
          <w:lang w:val="sr-Cyrl-BA"/>
        </w:rPr>
        <w:t>Р</w:t>
      </w:r>
      <w:r w:rsidR="009109F0" w:rsidRPr="00BE13A5">
        <w:rPr>
          <w:rStyle w:val="jlqj4b"/>
          <w:rFonts w:cs="Times New Roman"/>
          <w:lang w:val="sr-Cyrl-BA"/>
        </w:rPr>
        <w:t>едукција димензионалности није рјешење за све проблеме у машинском учењу и треба</w:t>
      </w:r>
      <w:r w:rsidR="00C2549B" w:rsidRPr="00A5730F">
        <w:rPr>
          <w:rStyle w:val="jlqj4b"/>
          <w:rFonts w:cs="Times New Roman"/>
          <w:lang w:val="sr-Cyrl-BA"/>
        </w:rPr>
        <w:t xml:space="preserve"> се</w:t>
      </w:r>
      <w:r w:rsidR="009109F0" w:rsidRPr="00BE13A5">
        <w:rPr>
          <w:rStyle w:val="jlqj4b"/>
          <w:rFonts w:cs="Times New Roman"/>
          <w:lang w:val="sr-Cyrl-BA"/>
        </w:rPr>
        <w:t xml:space="preserve"> користити са опрезом како се не би изгубил</w:t>
      </w:r>
      <w:r w:rsidR="00C2549B" w:rsidRPr="00A5730F">
        <w:rPr>
          <w:rStyle w:val="jlqj4b"/>
          <w:rFonts w:cs="Times New Roman"/>
          <w:lang w:val="sr-Cyrl-BA"/>
        </w:rPr>
        <w:t>е</w:t>
      </w:r>
      <w:r w:rsidR="009109F0" w:rsidRPr="00BE13A5">
        <w:rPr>
          <w:rStyle w:val="jlqj4b"/>
          <w:rFonts w:cs="Times New Roman"/>
          <w:lang w:val="sr-Cyrl-BA"/>
        </w:rPr>
        <w:t xml:space="preserve"> важн</w:t>
      </w:r>
      <w:r w:rsidR="00C2549B" w:rsidRPr="00A5730F">
        <w:rPr>
          <w:rStyle w:val="jlqj4b"/>
          <w:rFonts w:cs="Times New Roman"/>
          <w:lang w:val="sr-Cyrl-BA"/>
        </w:rPr>
        <w:t>е</w:t>
      </w:r>
      <w:r w:rsidR="009109F0" w:rsidRPr="00BE13A5">
        <w:rPr>
          <w:rStyle w:val="jlqj4b"/>
          <w:rFonts w:cs="Times New Roman"/>
          <w:lang w:val="sr-Cyrl-BA"/>
        </w:rPr>
        <w:t xml:space="preserve"> информациј</w:t>
      </w:r>
      <w:r w:rsidR="00C2549B" w:rsidRPr="00A5730F">
        <w:rPr>
          <w:rStyle w:val="jlqj4b"/>
          <w:rFonts w:cs="Times New Roman"/>
          <w:lang w:val="sr-Cyrl-BA"/>
        </w:rPr>
        <w:t>е</w:t>
      </w:r>
      <w:r w:rsidR="009109F0" w:rsidRPr="00BE13A5">
        <w:rPr>
          <w:rStyle w:val="jlqj4b"/>
          <w:rFonts w:cs="Times New Roman"/>
          <w:lang w:val="sr-Cyrl-BA"/>
        </w:rPr>
        <w:t>.</w:t>
      </w:r>
      <w:r w:rsidR="00C2549B" w:rsidRPr="00A5730F">
        <w:rPr>
          <w:rStyle w:val="jlqj4b"/>
          <w:rFonts w:cs="Times New Roman"/>
          <w:lang w:val="sr-Cyrl-BA"/>
        </w:rPr>
        <w:t xml:space="preserve"> </w:t>
      </w:r>
      <w:sdt>
        <w:sdtPr>
          <w:rPr>
            <w:rStyle w:val="jlqj4b"/>
            <w:rFonts w:cs="Times New Roman"/>
            <w:lang w:val="sr-Cyrl-BA"/>
          </w:rPr>
          <w:id w:val="1372272217"/>
          <w:citation/>
        </w:sdtPr>
        <w:sdtContent>
          <w:r w:rsidR="000340FF" w:rsidRPr="00A5730F">
            <w:rPr>
              <w:rStyle w:val="jlqj4b"/>
              <w:rFonts w:cs="Times New Roman"/>
              <w:lang w:val="sr-Cyrl-BA"/>
            </w:rPr>
            <w:fldChar w:fldCharType="begin"/>
          </w:r>
          <w:r w:rsidR="000340FF" w:rsidRPr="00BE13A5">
            <w:rPr>
              <w:rStyle w:val="jlqj4b"/>
              <w:rFonts w:cs="Times New Roman"/>
              <w:lang w:val="sr-Cyrl-BA"/>
            </w:rPr>
            <w:instrText xml:space="preserve"> CITATION Mit97 \l 6170 </w:instrText>
          </w:r>
          <w:r w:rsidR="000340FF" w:rsidRPr="00A5730F">
            <w:rPr>
              <w:rStyle w:val="jlqj4b"/>
              <w:rFonts w:cs="Times New Roman"/>
              <w:lang w:val="sr-Cyrl-BA"/>
            </w:rPr>
            <w:fldChar w:fldCharType="separate"/>
          </w:r>
          <w:r w:rsidR="00A927A8" w:rsidRPr="00A927A8">
            <w:rPr>
              <w:rFonts w:cs="Times New Roman"/>
              <w:noProof/>
              <w:lang w:val="sr-Cyrl-BA"/>
            </w:rPr>
            <w:t>[6]</w:t>
          </w:r>
          <w:r w:rsidR="000340FF" w:rsidRPr="00A5730F">
            <w:rPr>
              <w:rStyle w:val="jlqj4b"/>
              <w:rFonts w:cs="Times New Roman"/>
              <w:lang w:val="sr-Cyrl-BA"/>
            </w:rPr>
            <w:fldChar w:fldCharType="end"/>
          </w:r>
        </w:sdtContent>
      </w:sdt>
    </w:p>
    <w:p w14:paraId="02932ED1" w14:textId="1F795AF4" w:rsidR="001B518E" w:rsidRPr="00BE13A5" w:rsidRDefault="00C67B89" w:rsidP="00BE13A5">
      <w:pPr>
        <w:pStyle w:val="NoSpacing"/>
        <w:rPr>
          <w:rStyle w:val="jlqj4b"/>
          <w:rFonts w:cs="Times New Roman"/>
          <w:sz w:val="22"/>
          <w:lang w:val="sr-Cyrl-BA"/>
        </w:rPr>
      </w:pPr>
      <w:r w:rsidRPr="00BE13A5">
        <w:rPr>
          <w:rFonts w:cs="Times New Roman"/>
          <w:lang w:val="sr-Cyrl-BA"/>
        </w:rPr>
        <w:t>Алгоритми који спадају у ову врсту учења су :</w:t>
      </w:r>
      <w:r w:rsidR="0027446C" w:rsidRPr="00A5730F">
        <w:rPr>
          <w:rFonts w:cs="Times New Roman"/>
          <w:lang w:val="sr-Cyrl-BA"/>
        </w:rPr>
        <w:t xml:space="preserve"> К средњих вриједности, </w:t>
      </w:r>
      <w:r w:rsidRPr="00BE13A5">
        <w:rPr>
          <w:rFonts w:cs="Times New Roman"/>
          <w:lang w:val="sr-Cyrl-BA"/>
        </w:rPr>
        <w:t>PCA (</w:t>
      </w:r>
      <w:r w:rsidRPr="00BE13A5">
        <w:rPr>
          <w:rFonts w:cs="Times New Roman"/>
          <w:i/>
          <w:iCs/>
          <w:lang w:val="sr-Cyrl-BA"/>
        </w:rPr>
        <w:t>енг.</w:t>
      </w:r>
      <w:r w:rsidRPr="00BE13A5">
        <w:rPr>
          <w:rFonts w:cs="Times New Roman"/>
          <w:lang w:val="sr-Cyrl-BA"/>
        </w:rPr>
        <w:t xml:space="preserve"> </w:t>
      </w:r>
      <w:commentRangeStart w:id="279"/>
      <w:r w:rsidRPr="00BE13A5">
        <w:rPr>
          <w:rFonts w:cs="Times New Roman"/>
          <w:i/>
          <w:iCs/>
          <w:lang w:val="sr-Cyrl-BA"/>
        </w:rPr>
        <w:t>Principal Component Analysis</w:t>
      </w:r>
      <w:commentRangeEnd w:id="279"/>
      <w:r w:rsidR="00311E98" w:rsidRPr="00BE13A5">
        <w:rPr>
          <w:rStyle w:val="CommentReference"/>
          <w:rFonts w:cs="Times New Roman"/>
          <w:lang w:val="sr-Cyrl-BA"/>
        </w:rPr>
        <w:commentReference w:id="279"/>
      </w:r>
      <w:r w:rsidRPr="00BE13A5">
        <w:rPr>
          <w:rFonts w:cs="Times New Roman"/>
          <w:lang w:val="sr-Cyrl-BA"/>
        </w:rPr>
        <w:t>)</w:t>
      </w:r>
      <w:r w:rsidR="0027446C" w:rsidRPr="00A5730F">
        <w:rPr>
          <w:rFonts w:cs="Times New Roman"/>
          <w:lang w:val="sr-Cyrl-BA"/>
        </w:rPr>
        <w:t xml:space="preserve">, </w:t>
      </w:r>
      <w:r w:rsidRPr="00BE13A5">
        <w:rPr>
          <w:rFonts w:cs="Times New Roman"/>
          <w:lang w:val="sr-Cyrl-BA"/>
        </w:rPr>
        <w:t>t-SNE (</w:t>
      </w:r>
      <w:r w:rsidR="005C569B" w:rsidRPr="00A5730F">
        <w:rPr>
          <w:rFonts w:cs="Times New Roman"/>
          <w:i/>
          <w:iCs/>
          <w:lang w:val="sr-Cyrl-BA"/>
        </w:rPr>
        <w:t>е</w:t>
      </w:r>
      <w:r w:rsidRPr="00BE13A5">
        <w:rPr>
          <w:rFonts w:cs="Times New Roman"/>
          <w:i/>
          <w:iCs/>
          <w:lang w:val="sr-Cyrl-BA"/>
        </w:rPr>
        <w:t>н</w:t>
      </w:r>
      <w:r w:rsidR="005C569B" w:rsidRPr="00A5730F">
        <w:rPr>
          <w:rFonts w:cs="Times New Roman"/>
          <w:i/>
          <w:iCs/>
          <w:lang w:val="sr-Cyrl-BA"/>
        </w:rPr>
        <w:t>г</w:t>
      </w:r>
      <w:r w:rsidRPr="00BE13A5">
        <w:rPr>
          <w:rFonts w:cs="Times New Roman"/>
          <w:i/>
          <w:iCs/>
          <w:lang w:val="sr-Cyrl-BA"/>
        </w:rPr>
        <w:t>.</w:t>
      </w:r>
      <w:r w:rsidRPr="00BE13A5">
        <w:rPr>
          <w:rFonts w:cs="Times New Roman"/>
          <w:lang w:val="sr-Cyrl-BA"/>
        </w:rPr>
        <w:t xml:space="preserve"> </w:t>
      </w:r>
      <w:r w:rsidR="006D6E7B" w:rsidRPr="00BE13A5">
        <w:rPr>
          <w:rFonts w:cs="Times New Roman"/>
          <w:i/>
          <w:iCs/>
          <w:lang w:val="sr-Cyrl-BA"/>
        </w:rPr>
        <w:t>T</w:t>
      </w:r>
      <w:r w:rsidRPr="00BE13A5">
        <w:rPr>
          <w:rFonts w:cs="Times New Roman"/>
          <w:i/>
          <w:iCs/>
          <w:lang w:val="sr-Cyrl-BA"/>
        </w:rPr>
        <w:t>-Distributed Stochastic Neighbor Embedding</w:t>
      </w:r>
      <w:r w:rsidRPr="00BE13A5">
        <w:rPr>
          <w:rFonts w:cs="Times New Roman"/>
          <w:lang w:val="sr-Cyrl-BA"/>
        </w:rPr>
        <w:t>)</w:t>
      </w:r>
      <w:r w:rsidR="0027446C" w:rsidRPr="00A5730F">
        <w:rPr>
          <w:rFonts w:cs="Times New Roman"/>
          <w:lang w:val="sr-Cyrl-BA"/>
        </w:rPr>
        <w:t xml:space="preserve"> и </w:t>
      </w:r>
      <w:r w:rsidR="005C569B" w:rsidRPr="00A5730F">
        <w:rPr>
          <w:rFonts w:cs="Times New Roman"/>
          <w:lang w:val="sr-Cyrl-BA"/>
        </w:rPr>
        <w:t>Правило удруживања</w:t>
      </w:r>
      <w:r w:rsidRPr="00BE13A5">
        <w:rPr>
          <w:rFonts w:cs="Times New Roman"/>
          <w:lang w:val="sr-Cyrl-BA"/>
        </w:rPr>
        <w:t xml:space="preserve"> (</w:t>
      </w:r>
      <w:r w:rsidR="005C569B" w:rsidRPr="00A5730F">
        <w:rPr>
          <w:rFonts w:cs="Times New Roman"/>
          <w:i/>
          <w:iCs/>
          <w:lang w:val="sr-Cyrl-BA"/>
        </w:rPr>
        <w:t>енг</w:t>
      </w:r>
      <w:r w:rsidRPr="00BE13A5">
        <w:rPr>
          <w:rFonts w:cs="Times New Roman"/>
          <w:i/>
          <w:iCs/>
          <w:lang w:val="sr-Cyrl-BA"/>
        </w:rPr>
        <w:t>.</w:t>
      </w:r>
      <w:r w:rsidRPr="00BE13A5">
        <w:rPr>
          <w:rFonts w:cs="Times New Roman"/>
          <w:lang w:val="sr-Cyrl-BA"/>
        </w:rPr>
        <w:t xml:space="preserve"> </w:t>
      </w:r>
      <w:r w:rsidRPr="00BE13A5">
        <w:rPr>
          <w:rFonts w:cs="Times New Roman"/>
          <w:i/>
          <w:iCs/>
          <w:lang w:val="sr-Cyrl-BA"/>
        </w:rPr>
        <w:t>Association rule</w:t>
      </w:r>
      <w:r w:rsidRPr="00BE13A5">
        <w:rPr>
          <w:rFonts w:cs="Times New Roman"/>
          <w:lang w:val="sr-Cyrl-BA"/>
        </w:rPr>
        <w:t>)</w:t>
      </w:r>
      <w:r w:rsidR="0027446C" w:rsidRPr="00A5730F">
        <w:rPr>
          <w:rFonts w:cs="Times New Roman"/>
          <w:lang w:val="sr-Cyrl-BA"/>
        </w:rPr>
        <w:t>.</w:t>
      </w:r>
    </w:p>
    <w:p w14:paraId="5741F5E5" w14:textId="77777777" w:rsidR="0062661D" w:rsidRPr="00BE13A5" w:rsidRDefault="0062661D">
      <w:pPr>
        <w:rPr>
          <w:rFonts w:ascii="Times New Roman" w:hAnsi="Times New Roman" w:cs="Times New Roman"/>
          <w:i/>
          <w:sz w:val="24"/>
          <w:szCs w:val="28"/>
          <w:lang w:val="sr-Cyrl-BA"/>
        </w:rPr>
      </w:pPr>
      <w:r w:rsidRPr="00BE13A5">
        <w:rPr>
          <w:rFonts w:ascii="Times New Roman" w:hAnsi="Times New Roman" w:cs="Times New Roman"/>
          <w:lang w:val="sr-Cyrl-BA"/>
        </w:rPr>
        <w:br w:type="page"/>
      </w:r>
    </w:p>
    <w:p w14:paraId="27F907D2" w14:textId="77777777" w:rsidR="00DF7825" w:rsidRPr="00A5730F" w:rsidRDefault="00C509AB" w:rsidP="00532390">
      <w:pPr>
        <w:pStyle w:val="Heading3"/>
        <w:numPr>
          <w:ilvl w:val="2"/>
          <w:numId w:val="1"/>
        </w:numPr>
        <w:rPr>
          <w:rFonts w:cs="Times New Roman"/>
          <w:lang w:val="sr-Cyrl-BA"/>
        </w:rPr>
      </w:pPr>
      <w:bookmarkStart w:id="280" w:name="_Toc162247168"/>
      <w:r w:rsidRPr="00A5730F">
        <w:rPr>
          <w:rStyle w:val="jlqj4b"/>
          <w:rFonts w:cs="Times New Roman"/>
          <w:lang w:val="sr-Cyrl-BA"/>
        </w:rPr>
        <w:lastRenderedPageBreak/>
        <w:t>Учење уз подстицај</w:t>
      </w:r>
      <w:bookmarkEnd w:id="280"/>
    </w:p>
    <w:p w14:paraId="40F238C0" w14:textId="0178F293" w:rsidR="005F7DFF" w:rsidRPr="00BE13A5" w:rsidRDefault="00C509AB" w:rsidP="00BE13A5">
      <w:pPr>
        <w:pStyle w:val="NoSpacing"/>
        <w:rPr>
          <w:rStyle w:val="viiyi"/>
          <w:rFonts w:cs="Times New Roman"/>
          <w:sz w:val="22"/>
          <w:lang w:val="sr-Cyrl-BA"/>
        </w:rPr>
      </w:pPr>
      <w:r w:rsidRPr="00A5730F">
        <w:rPr>
          <w:rStyle w:val="jlqj4b"/>
          <w:rFonts w:cs="Times New Roman"/>
          <w:lang w:val="sr-Cyrl-BA"/>
        </w:rPr>
        <w:t xml:space="preserve">Учење уз подстицај </w:t>
      </w:r>
      <w:r w:rsidR="008278A8" w:rsidRPr="00A5730F">
        <w:rPr>
          <w:rFonts w:cs="Times New Roman"/>
          <w:i/>
          <w:lang w:val="sr-Cyrl-BA"/>
        </w:rPr>
        <w:t>(</w:t>
      </w:r>
      <w:commentRangeStart w:id="281"/>
      <w:r w:rsidR="008278A8" w:rsidRPr="00A5730F">
        <w:rPr>
          <w:rStyle w:val="jlqj4b"/>
          <w:rFonts w:cs="Times New Roman"/>
          <w:i/>
          <w:lang w:val="sr-Cyrl-BA"/>
        </w:rPr>
        <w:t xml:space="preserve">енг. </w:t>
      </w:r>
      <w:commentRangeEnd w:id="281"/>
      <w:r w:rsidR="00311E98" w:rsidRPr="00BE13A5">
        <w:rPr>
          <w:rStyle w:val="CommentReference"/>
          <w:rFonts w:cs="Times New Roman"/>
          <w:lang w:val="sr-Cyrl-BA"/>
        </w:rPr>
        <w:commentReference w:id="281"/>
      </w:r>
      <w:r w:rsidR="008278A8" w:rsidRPr="00BE13A5">
        <w:rPr>
          <w:rFonts w:cs="Times New Roman"/>
          <w:i/>
          <w:lang w:val="sr-Cyrl-BA"/>
        </w:rPr>
        <w:t>Reinforcement</w:t>
      </w:r>
      <w:r w:rsidR="008278A8" w:rsidRPr="00A5730F">
        <w:rPr>
          <w:rFonts w:cs="Times New Roman"/>
          <w:i/>
          <w:lang w:val="sr-Cyrl-BA"/>
        </w:rPr>
        <w:t xml:space="preserve"> </w:t>
      </w:r>
      <w:r w:rsidR="008278A8" w:rsidRPr="00BE13A5">
        <w:rPr>
          <w:rFonts w:cs="Times New Roman"/>
          <w:i/>
          <w:lang w:val="sr-Cyrl-BA"/>
        </w:rPr>
        <w:t>learning</w:t>
      </w:r>
      <w:r w:rsidR="008278A8" w:rsidRPr="00A5730F">
        <w:rPr>
          <w:rFonts w:cs="Times New Roman"/>
          <w:i/>
          <w:lang w:val="sr-Cyrl-BA"/>
        </w:rPr>
        <w:t xml:space="preserve">) </w:t>
      </w:r>
      <w:r w:rsidRPr="00A5730F">
        <w:rPr>
          <w:rStyle w:val="jlqj4b"/>
          <w:rFonts w:cs="Times New Roman"/>
          <w:lang w:val="sr-Cyrl-BA"/>
        </w:rPr>
        <w:t>је врста машинског учења код кога су ф</w:t>
      </w:r>
      <w:r w:rsidRPr="00BE13A5">
        <w:rPr>
          <w:rStyle w:val="jlqj4b"/>
          <w:rFonts w:cs="Times New Roman"/>
          <w:lang w:val="sr-Cyrl-BA"/>
        </w:rPr>
        <w:t xml:space="preserve">азе обуке и тестирања измијешане у процесу </w:t>
      </w:r>
      <w:r w:rsidRPr="00A5730F">
        <w:rPr>
          <w:rStyle w:val="jlqj4b"/>
          <w:rFonts w:cs="Times New Roman"/>
          <w:lang w:val="sr-Cyrl-BA"/>
        </w:rPr>
        <w:t>подстицања</w:t>
      </w:r>
      <w:r w:rsidRPr="00BE13A5">
        <w:rPr>
          <w:rStyle w:val="jlqj4b"/>
          <w:rFonts w:cs="Times New Roman"/>
          <w:lang w:val="sr-Cyrl-BA"/>
        </w:rPr>
        <w:t>.</w:t>
      </w:r>
      <w:r w:rsidRPr="00BE13A5">
        <w:rPr>
          <w:rStyle w:val="viiyi"/>
          <w:rFonts w:cs="Times New Roman"/>
          <w:lang w:val="sr-Cyrl-BA"/>
        </w:rPr>
        <w:t xml:space="preserve"> </w:t>
      </w:r>
      <w:r w:rsidRPr="00BE13A5">
        <w:rPr>
          <w:rStyle w:val="jlqj4b"/>
          <w:rFonts w:cs="Times New Roman"/>
          <w:lang w:val="sr-Cyrl-BA"/>
        </w:rPr>
        <w:t xml:space="preserve">Да би прикупио информације, </w:t>
      </w:r>
      <w:r w:rsidRPr="00A5730F">
        <w:rPr>
          <w:rStyle w:val="jlqj4b"/>
          <w:rFonts w:cs="Times New Roman"/>
          <w:lang w:val="sr-Cyrl-BA"/>
        </w:rPr>
        <w:t>алгоритам учења</w:t>
      </w:r>
      <w:r w:rsidRPr="00BE13A5">
        <w:rPr>
          <w:rStyle w:val="jlqj4b"/>
          <w:rFonts w:cs="Times New Roman"/>
          <w:lang w:val="sr-Cyrl-BA"/>
        </w:rPr>
        <w:t xml:space="preserve"> активно комуницира са </w:t>
      </w:r>
      <w:r w:rsidRPr="00A5730F">
        <w:rPr>
          <w:rStyle w:val="jlqj4b"/>
          <w:rFonts w:cs="Times New Roman"/>
          <w:lang w:val="sr-Cyrl-BA"/>
        </w:rPr>
        <w:t>окружењем</w:t>
      </w:r>
      <w:r w:rsidRPr="00BE13A5">
        <w:rPr>
          <w:rStyle w:val="jlqj4b"/>
          <w:rFonts w:cs="Times New Roman"/>
          <w:lang w:val="sr-Cyrl-BA"/>
        </w:rPr>
        <w:t xml:space="preserve"> и, у неким случајевима, утиче на </w:t>
      </w:r>
      <w:r w:rsidRPr="00A5730F">
        <w:rPr>
          <w:rStyle w:val="jlqj4b"/>
          <w:rFonts w:cs="Times New Roman"/>
          <w:lang w:val="sr-Cyrl-BA"/>
        </w:rPr>
        <w:t>окружење</w:t>
      </w:r>
      <w:r w:rsidRPr="00BE13A5">
        <w:rPr>
          <w:rStyle w:val="jlqj4b"/>
          <w:rFonts w:cs="Times New Roman"/>
          <w:lang w:val="sr-Cyrl-BA"/>
        </w:rPr>
        <w:t xml:space="preserve"> и за сваку </w:t>
      </w:r>
      <w:r w:rsidRPr="00A5730F">
        <w:rPr>
          <w:rStyle w:val="jlqj4b"/>
          <w:rFonts w:cs="Times New Roman"/>
          <w:lang w:val="sr-Cyrl-BA"/>
        </w:rPr>
        <w:t>радњ</w:t>
      </w:r>
      <w:r w:rsidR="003275FA" w:rsidRPr="00A5730F">
        <w:rPr>
          <w:rStyle w:val="jlqj4b"/>
          <w:rFonts w:cs="Times New Roman"/>
          <w:lang w:val="sr-Cyrl-BA"/>
        </w:rPr>
        <w:t>у</w:t>
      </w:r>
      <w:r w:rsidRPr="00A5730F">
        <w:rPr>
          <w:rStyle w:val="jlqj4b"/>
          <w:rFonts w:cs="Times New Roman"/>
          <w:lang w:val="sr-Cyrl-BA"/>
        </w:rPr>
        <w:t xml:space="preserve"> прима тренутну „награду“ у облику неке нумеричке вриједности</w:t>
      </w:r>
      <w:r w:rsidR="0027446C" w:rsidRPr="00A5730F">
        <w:rPr>
          <w:rStyle w:val="jlqj4b"/>
          <w:rFonts w:cs="Times New Roman"/>
          <w:lang w:val="sr-Cyrl-BA"/>
        </w:rPr>
        <w:t xml:space="preserve"> (</w:t>
      </w:r>
      <w:r w:rsidR="0027446C" w:rsidRPr="00BE13A5">
        <w:rPr>
          <w:rStyle w:val="jlqj4b"/>
          <w:rFonts w:cs="Times New Roman"/>
          <w:iCs/>
          <w:lang w:val="sr-Cyrl-BA"/>
        </w:rPr>
        <w:t>слика</w:t>
      </w:r>
      <w:r w:rsidR="003275FA" w:rsidRPr="00BE13A5">
        <w:rPr>
          <w:rStyle w:val="jlqj4b"/>
          <w:rFonts w:cs="Times New Roman"/>
          <w:iCs/>
          <w:lang w:val="sr-Cyrl-BA"/>
        </w:rPr>
        <w:t xml:space="preserve"> 2.</w:t>
      </w:r>
      <w:r w:rsidR="007B6A1A" w:rsidRPr="00BE13A5">
        <w:rPr>
          <w:rStyle w:val="jlqj4b"/>
          <w:rFonts w:cs="Times New Roman"/>
          <w:iCs/>
          <w:lang w:val="sr-Cyrl-BA"/>
        </w:rPr>
        <w:t>13</w:t>
      </w:r>
      <w:r w:rsidR="0027446C" w:rsidRPr="00BE13A5">
        <w:rPr>
          <w:rStyle w:val="jlqj4b"/>
          <w:rFonts w:cs="Times New Roman"/>
          <w:iCs/>
          <w:lang w:val="sr-Cyrl-BA"/>
        </w:rPr>
        <w:t>)</w:t>
      </w:r>
      <w:r w:rsidR="003275FA" w:rsidRPr="00BE13A5">
        <w:rPr>
          <w:rStyle w:val="jlqj4b"/>
          <w:rFonts w:cs="Times New Roman"/>
          <w:iCs/>
          <w:lang w:val="sr-Cyrl-BA"/>
        </w:rPr>
        <w:t>.</w:t>
      </w:r>
      <w:r w:rsidRPr="00BE13A5">
        <w:rPr>
          <w:rStyle w:val="viiyi"/>
          <w:rFonts w:cs="Times New Roman"/>
          <w:lang w:val="sr-Cyrl-BA"/>
        </w:rPr>
        <w:t xml:space="preserve"> </w:t>
      </w:r>
    </w:p>
    <w:p w14:paraId="6C7F257B" w14:textId="714D6395" w:rsidR="00912541" w:rsidRPr="00BE13A5" w:rsidRDefault="00912541" w:rsidP="00BE13A5">
      <w:pPr>
        <w:pStyle w:val="NoSpacing"/>
        <w:spacing w:before="240"/>
        <w:ind w:firstLine="0"/>
        <w:jc w:val="center"/>
        <w:rPr>
          <w:rStyle w:val="viiyi"/>
          <w:rFonts w:cs="Times New Roman"/>
          <w:lang w:val="sr-Cyrl-BA"/>
        </w:rPr>
      </w:pPr>
      <w:r w:rsidRPr="00BE13A5">
        <w:rPr>
          <w:rStyle w:val="viiyi"/>
          <w:rFonts w:cs="Times New Roman"/>
          <w:noProof/>
          <w:lang w:val="sr-Cyrl-BA"/>
        </w:rPr>
        <w:drawing>
          <wp:inline distT="0" distB="0" distL="0" distR="0" wp14:anchorId="6EE0E15C" wp14:editId="5C429DBA">
            <wp:extent cx="3647881" cy="1949450"/>
            <wp:effectExtent l="19050" t="19050" r="10160" b="12700"/>
            <wp:docPr id="16253613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1901" t="7450" r="10643" b="9897"/>
                    <a:stretch/>
                  </pic:blipFill>
                  <pic:spPr bwMode="auto">
                    <a:xfrm>
                      <a:off x="0" y="0"/>
                      <a:ext cx="3754209" cy="200627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B65F59" w14:textId="51330814" w:rsidR="00912541" w:rsidRPr="00A5730F" w:rsidRDefault="007238F6" w:rsidP="00442DE9">
      <w:pPr>
        <w:pStyle w:val="NoSpacing"/>
        <w:ind w:firstLine="0"/>
        <w:jc w:val="center"/>
        <w:rPr>
          <w:rStyle w:val="viiyi"/>
          <w:rFonts w:cs="Times New Roman"/>
          <w:lang w:val="sr-Cyrl-BA"/>
        </w:rPr>
      </w:pPr>
      <w:r w:rsidRPr="00A5730F">
        <w:rPr>
          <w:rFonts w:cs="Times New Roman"/>
          <w:i/>
          <w:iCs/>
          <w:lang w:val="sr-Cyrl-BA"/>
        </w:rPr>
        <w:t>Слика 2.</w:t>
      </w:r>
      <w:r w:rsidR="004B2026" w:rsidRPr="00A5730F">
        <w:rPr>
          <w:rFonts w:cs="Times New Roman"/>
          <w:i/>
          <w:iCs/>
          <w:lang w:val="sr-Cyrl-BA"/>
        </w:rPr>
        <w:t>13</w:t>
      </w:r>
      <w:r w:rsidRPr="00A5730F">
        <w:rPr>
          <w:rFonts w:cs="Times New Roman"/>
          <w:i/>
          <w:iCs/>
          <w:lang w:val="sr-Cyrl-BA"/>
        </w:rPr>
        <w:t>. Илустрација агента који учи уз подстицаје</w:t>
      </w:r>
    </w:p>
    <w:p w14:paraId="33B4B25A" w14:textId="49BA0E34" w:rsidR="00DF7825" w:rsidRPr="00BE13A5" w:rsidRDefault="00C509AB" w:rsidP="00BE13A5">
      <w:pPr>
        <w:pStyle w:val="NoSpacing"/>
        <w:spacing w:before="240" w:after="240"/>
        <w:rPr>
          <w:rFonts w:cs="Times New Roman"/>
          <w:lang w:val="sr-Cyrl-BA"/>
        </w:rPr>
      </w:pPr>
      <w:r w:rsidRPr="00BE13A5">
        <w:rPr>
          <w:rStyle w:val="jlqj4b"/>
          <w:rFonts w:cs="Times New Roman"/>
          <w:lang w:val="sr-Cyrl-BA"/>
        </w:rPr>
        <w:t xml:space="preserve">Циљ </w:t>
      </w:r>
      <w:r w:rsidRPr="00A5730F">
        <w:rPr>
          <w:rStyle w:val="jlqj4b"/>
          <w:rFonts w:cs="Times New Roman"/>
          <w:lang w:val="sr-Cyrl-BA"/>
        </w:rPr>
        <w:t>алгоритма учења</w:t>
      </w:r>
      <w:r w:rsidRPr="00BE13A5">
        <w:rPr>
          <w:rStyle w:val="jlqj4b"/>
          <w:rFonts w:cs="Times New Roman"/>
          <w:lang w:val="sr-Cyrl-BA"/>
        </w:rPr>
        <w:t xml:space="preserve"> је максимизирање његове награде током </w:t>
      </w:r>
      <w:r w:rsidRPr="00A5730F">
        <w:rPr>
          <w:rStyle w:val="jlqj4b"/>
          <w:rFonts w:cs="Times New Roman"/>
          <w:lang w:val="sr-Cyrl-BA"/>
        </w:rPr>
        <w:t>процеса подстицања</w:t>
      </w:r>
      <w:r w:rsidR="005A0213" w:rsidRPr="00A5730F">
        <w:rPr>
          <w:rStyle w:val="jlqj4b"/>
          <w:rFonts w:cs="Times New Roman"/>
          <w:lang w:val="sr-Cyrl-BA"/>
        </w:rPr>
        <w:t>,</w:t>
      </w:r>
      <w:r w:rsidRPr="00BE13A5">
        <w:rPr>
          <w:rStyle w:val="viiyi"/>
          <w:rFonts w:cs="Times New Roman"/>
          <w:lang w:val="sr-Cyrl-BA"/>
        </w:rPr>
        <w:t xml:space="preserve"> </w:t>
      </w:r>
      <w:r w:rsidR="005A0213" w:rsidRPr="00A5730F">
        <w:rPr>
          <w:rStyle w:val="viiyi"/>
          <w:rFonts w:cs="Times New Roman"/>
          <w:lang w:val="sr-Cyrl-BA"/>
        </w:rPr>
        <w:t>м</w:t>
      </w:r>
      <w:r w:rsidRPr="00BE13A5">
        <w:rPr>
          <w:rStyle w:val="jlqj4b"/>
          <w:rFonts w:cs="Times New Roman"/>
          <w:lang w:val="sr-Cyrl-BA"/>
        </w:rPr>
        <w:t xml:space="preserve">еђутим, </w:t>
      </w:r>
      <w:r w:rsidRPr="00A5730F">
        <w:rPr>
          <w:rStyle w:val="jlqj4b"/>
          <w:rFonts w:cs="Times New Roman"/>
          <w:lang w:val="sr-Cyrl-BA"/>
        </w:rPr>
        <w:t>окружење</w:t>
      </w:r>
      <w:r w:rsidRPr="00BE13A5">
        <w:rPr>
          <w:rStyle w:val="jlqj4b"/>
          <w:rFonts w:cs="Times New Roman"/>
          <w:lang w:val="sr-Cyrl-BA"/>
        </w:rPr>
        <w:t xml:space="preserve"> не пружа повратне информације о дугорочним наградама, а </w:t>
      </w:r>
      <w:r w:rsidRPr="00A5730F">
        <w:rPr>
          <w:rStyle w:val="jlqj4b"/>
          <w:rFonts w:cs="Times New Roman"/>
          <w:lang w:val="sr-Cyrl-BA"/>
        </w:rPr>
        <w:t>алгоритам учења</w:t>
      </w:r>
      <w:r w:rsidRPr="00BE13A5">
        <w:rPr>
          <w:rStyle w:val="jlqj4b"/>
          <w:rFonts w:cs="Times New Roman"/>
          <w:lang w:val="sr-Cyrl-BA"/>
        </w:rPr>
        <w:t xml:space="preserve"> се суочава са </w:t>
      </w:r>
      <w:r w:rsidRPr="00A5730F">
        <w:rPr>
          <w:rStyle w:val="jlqj4b"/>
          <w:rFonts w:cs="Times New Roman"/>
          <w:lang w:val="sr-Cyrl-BA"/>
        </w:rPr>
        <w:t>дилемом истраживање или експлоатација</w:t>
      </w:r>
      <w:r w:rsidRPr="00BE13A5">
        <w:rPr>
          <w:rStyle w:val="jlqj4b"/>
          <w:rFonts w:cs="Times New Roman"/>
          <w:lang w:val="sr-Cyrl-BA"/>
        </w:rPr>
        <w:t xml:space="preserve">, јер мора да бира између истраживања непознатих </w:t>
      </w:r>
      <w:r w:rsidRPr="00A5730F">
        <w:rPr>
          <w:rStyle w:val="jlqj4b"/>
          <w:rFonts w:cs="Times New Roman"/>
          <w:lang w:val="sr-Cyrl-BA"/>
        </w:rPr>
        <w:t>радњи (</w:t>
      </w:r>
      <w:r w:rsidRPr="00BE13A5">
        <w:rPr>
          <w:rStyle w:val="jlqj4b"/>
          <w:rFonts w:cs="Times New Roman"/>
          <w:lang w:val="sr-Cyrl-BA"/>
        </w:rPr>
        <w:t>како би стекао више информација</w:t>
      </w:r>
      <w:r w:rsidRPr="00A5730F">
        <w:rPr>
          <w:rStyle w:val="jlqj4b"/>
          <w:rFonts w:cs="Times New Roman"/>
          <w:lang w:val="sr-Cyrl-BA"/>
        </w:rPr>
        <w:t>)</w:t>
      </w:r>
      <w:r w:rsidRPr="00BE13A5">
        <w:rPr>
          <w:rStyle w:val="jlqj4b"/>
          <w:rFonts w:cs="Times New Roman"/>
          <w:lang w:val="sr-Cyrl-BA"/>
        </w:rPr>
        <w:t xml:space="preserve"> </w:t>
      </w:r>
      <w:r w:rsidRPr="00A5730F">
        <w:rPr>
          <w:rStyle w:val="jlqj4b"/>
          <w:rFonts w:cs="Times New Roman"/>
          <w:lang w:val="sr-Cyrl-BA"/>
        </w:rPr>
        <w:t>и</w:t>
      </w:r>
      <w:r w:rsidRPr="00BE13A5">
        <w:rPr>
          <w:rStyle w:val="jlqj4b"/>
          <w:rFonts w:cs="Times New Roman"/>
          <w:lang w:val="sr-Cyrl-BA"/>
        </w:rPr>
        <w:t xml:space="preserve"> искориш</w:t>
      </w:r>
      <w:r w:rsidRPr="00A5730F">
        <w:rPr>
          <w:rStyle w:val="jlqj4b"/>
          <w:rFonts w:cs="Times New Roman"/>
          <w:lang w:val="sr-Cyrl-BA"/>
        </w:rPr>
        <w:t>т</w:t>
      </w:r>
      <w:r w:rsidRPr="00BE13A5">
        <w:rPr>
          <w:rStyle w:val="jlqj4b"/>
          <w:rFonts w:cs="Times New Roman"/>
          <w:lang w:val="sr-Cyrl-BA"/>
        </w:rPr>
        <w:t>авањ</w:t>
      </w:r>
      <w:r w:rsidRPr="00A5730F">
        <w:rPr>
          <w:rStyle w:val="jlqj4b"/>
          <w:rFonts w:cs="Times New Roman"/>
          <w:lang w:val="sr-Cyrl-BA"/>
        </w:rPr>
        <w:t>а</w:t>
      </w:r>
      <w:r w:rsidRPr="00BE13A5">
        <w:rPr>
          <w:rStyle w:val="jlqj4b"/>
          <w:rFonts w:cs="Times New Roman"/>
          <w:lang w:val="sr-Cyrl-BA"/>
        </w:rPr>
        <w:t xml:space="preserve"> већ прикупљених информација</w:t>
      </w:r>
      <w:r w:rsidR="0062661D" w:rsidRPr="00A5730F">
        <w:rPr>
          <w:rStyle w:val="jlqj4b"/>
          <w:rFonts w:cs="Times New Roman"/>
          <w:lang w:val="sr-Cyrl-BA"/>
        </w:rPr>
        <w:t xml:space="preserve"> </w:t>
      </w:r>
      <w:r w:rsidR="0062661D" w:rsidRPr="00A5730F">
        <w:rPr>
          <w:rFonts w:cs="Times New Roman"/>
          <w:lang w:val="sr-Cyrl-BA"/>
        </w:rPr>
        <w:t>(слика 2.14)</w:t>
      </w:r>
      <w:r w:rsidRPr="00BE13A5">
        <w:rPr>
          <w:rStyle w:val="jlqj4b"/>
          <w:rFonts w:cs="Times New Roman"/>
          <w:lang w:val="sr-Cyrl-BA"/>
        </w:rPr>
        <w:t>.</w:t>
      </w:r>
      <w:r w:rsidRPr="00BE13A5">
        <w:rPr>
          <w:rFonts w:cs="Times New Roman"/>
          <w:lang w:val="sr-Cyrl-BA"/>
        </w:rPr>
        <w:t xml:space="preserve"> </w:t>
      </w:r>
      <w:sdt>
        <w:sdtPr>
          <w:rPr>
            <w:rFonts w:cs="Times New Roman"/>
            <w:lang w:val="sr-Cyrl-BA"/>
          </w:rPr>
          <w:id w:val="-956792252"/>
          <w:citation/>
        </w:sdtPr>
        <w:sdtContent>
          <w:r w:rsidRPr="00BE13A5">
            <w:rPr>
              <w:rFonts w:cs="Times New Roman"/>
              <w:lang w:val="sr-Cyrl-BA"/>
            </w:rPr>
            <w:fldChar w:fldCharType="begin"/>
          </w:r>
          <w:r w:rsidRPr="00A5730F">
            <w:rPr>
              <w:rFonts w:cs="Times New Roman"/>
              <w:lang w:val="sr-Cyrl-BA"/>
            </w:rPr>
            <w:instrText xml:space="preserve"> CITATION Moh18 \l 7194 </w:instrText>
          </w:r>
          <w:r w:rsidRPr="00BE13A5">
            <w:rPr>
              <w:rFonts w:cs="Times New Roman"/>
              <w:lang w:val="sr-Cyrl-BA"/>
            </w:rPr>
            <w:fldChar w:fldCharType="separate"/>
          </w:r>
          <w:r w:rsidR="00A927A8" w:rsidRPr="00A927A8">
            <w:rPr>
              <w:rFonts w:cs="Times New Roman"/>
              <w:noProof/>
              <w:lang w:val="sr-Cyrl-BA"/>
            </w:rPr>
            <w:t>[5]</w:t>
          </w:r>
          <w:r w:rsidRPr="00BE13A5">
            <w:rPr>
              <w:rFonts w:cs="Times New Roman"/>
              <w:lang w:val="sr-Cyrl-BA"/>
            </w:rPr>
            <w:fldChar w:fldCharType="end"/>
          </w:r>
        </w:sdtContent>
      </w:sdt>
    </w:p>
    <w:p w14:paraId="7BF301C3" w14:textId="77777777" w:rsidR="0062661D" w:rsidRPr="00BE13A5" w:rsidRDefault="0062661D" w:rsidP="00BE13A5">
      <w:pPr>
        <w:pStyle w:val="NoSpacing"/>
        <w:spacing w:before="240"/>
        <w:jc w:val="center"/>
        <w:rPr>
          <w:rFonts w:cs="Times New Roman"/>
          <w:lang w:val="sr-Cyrl-BA"/>
        </w:rPr>
      </w:pPr>
      <w:r w:rsidRPr="00BE13A5">
        <w:rPr>
          <w:rFonts w:cs="Times New Roman"/>
          <w:noProof/>
          <w:lang w:val="sr-Cyrl-BA"/>
        </w:rPr>
        <w:drawing>
          <wp:inline distT="0" distB="0" distL="0" distR="0" wp14:anchorId="362A7855" wp14:editId="36587D97">
            <wp:extent cx="3902553" cy="1987550"/>
            <wp:effectExtent l="0" t="0" r="3175" b="0"/>
            <wp:docPr id="634833597" name="Picture 20" descr="Learning Synergies between Pushing and Grasping with Self-supervised Deep Reinforcemen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earning Synergies between Pushing and Grasping with Self-supervised Deep Reinforcement  Learni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33750" cy="2003438"/>
                    </a:xfrm>
                    <a:prstGeom prst="rect">
                      <a:avLst/>
                    </a:prstGeom>
                    <a:noFill/>
                    <a:ln>
                      <a:noFill/>
                    </a:ln>
                  </pic:spPr>
                </pic:pic>
              </a:graphicData>
            </a:graphic>
          </wp:inline>
        </w:drawing>
      </w:r>
    </w:p>
    <w:p w14:paraId="071864A7" w14:textId="03EBC322" w:rsidR="0062661D" w:rsidRPr="00BE13A5" w:rsidRDefault="0062661D" w:rsidP="00BE13A5">
      <w:pPr>
        <w:pStyle w:val="NoSpacing"/>
        <w:spacing w:after="240"/>
        <w:ind w:firstLine="0"/>
        <w:jc w:val="center"/>
        <w:rPr>
          <w:rFonts w:cs="Times New Roman"/>
          <w:i/>
          <w:iCs/>
          <w:lang w:val="sr-Cyrl-BA"/>
        </w:rPr>
      </w:pPr>
      <w:r w:rsidRPr="00A5730F">
        <w:rPr>
          <w:rFonts w:cs="Times New Roman"/>
          <w:i/>
          <w:iCs/>
          <w:lang w:val="sr-Cyrl-BA"/>
        </w:rPr>
        <w:t>Слика 2.14. Примјер роботске руке која учи уз подстицаје да подигне зелени предмет</w:t>
      </w:r>
      <w:r w:rsidRPr="00A5730F">
        <w:rPr>
          <w:rStyle w:val="FootnoteReference"/>
          <w:rFonts w:cs="Times New Roman"/>
          <w:i/>
          <w:iCs/>
          <w:lang w:val="sr-Cyrl-BA"/>
        </w:rPr>
        <w:footnoteReference w:id="13"/>
      </w:r>
    </w:p>
    <w:p w14:paraId="362AFF7C" w14:textId="4DFC5E85" w:rsidR="000340FF" w:rsidRPr="00BE13A5" w:rsidRDefault="00C11F46" w:rsidP="00D44804">
      <w:pPr>
        <w:pStyle w:val="NoSpacing"/>
        <w:rPr>
          <w:rFonts w:cs="Times New Roman"/>
          <w:lang w:val="sr-Cyrl-BA"/>
        </w:rPr>
      </w:pPr>
      <w:r w:rsidRPr="00A5730F">
        <w:rPr>
          <w:rFonts w:cs="Times New Roman"/>
          <w:lang w:val="sr-Cyrl-BA"/>
        </w:rPr>
        <w:t>Другим ријечима,</w:t>
      </w:r>
      <w:r w:rsidR="000340FF" w:rsidRPr="00BE13A5">
        <w:rPr>
          <w:rFonts w:cs="Times New Roman"/>
          <w:lang w:val="sr-Cyrl-BA"/>
        </w:rPr>
        <w:t xml:space="preserve"> учење уз подстицај </w:t>
      </w:r>
      <w:r w:rsidRPr="00A5730F">
        <w:rPr>
          <w:rFonts w:cs="Times New Roman"/>
          <w:lang w:val="sr-Cyrl-BA"/>
        </w:rPr>
        <w:t xml:space="preserve">је </w:t>
      </w:r>
      <w:r w:rsidR="000340FF" w:rsidRPr="00BE13A5">
        <w:rPr>
          <w:rFonts w:cs="Times New Roman"/>
          <w:lang w:val="sr-Cyrl-BA"/>
        </w:rPr>
        <w:t xml:space="preserve">врста учења у којој модел учи кроз искуства. Он понавља неке активности у окружењу и на основу својих поступака добија </w:t>
      </w:r>
      <w:r w:rsidR="005A0213" w:rsidRPr="00A5730F">
        <w:rPr>
          <w:rFonts w:cs="Times New Roman"/>
          <w:lang w:val="sr-Cyrl-BA"/>
        </w:rPr>
        <w:t>награду (подстицај)</w:t>
      </w:r>
      <w:r w:rsidR="000340FF" w:rsidRPr="00BE13A5">
        <w:rPr>
          <w:rFonts w:cs="Times New Roman"/>
          <w:lang w:val="sr-Cyrl-BA"/>
        </w:rPr>
        <w:t xml:space="preserve"> или </w:t>
      </w:r>
      <w:r w:rsidR="005A0213" w:rsidRPr="00A5730F">
        <w:rPr>
          <w:rFonts w:cs="Times New Roman"/>
          <w:lang w:val="sr-Cyrl-BA"/>
        </w:rPr>
        <w:t>казну</w:t>
      </w:r>
      <w:r w:rsidR="000340FF" w:rsidRPr="00BE13A5">
        <w:rPr>
          <w:rFonts w:cs="Times New Roman"/>
          <w:lang w:val="sr-Cyrl-BA"/>
        </w:rPr>
        <w:t>. Циљ овог учења је пронаћи оптималне поступке којима се постиже највећ</w:t>
      </w:r>
      <w:r w:rsidR="005A0213" w:rsidRPr="00A5730F">
        <w:rPr>
          <w:rFonts w:cs="Times New Roman"/>
          <w:lang w:val="sr-Cyrl-BA"/>
        </w:rPr>
        <w:t>а награда</w:t>
      </w:r>
      <w:r w:rsidR="000340FF" w:rsidRPr="00BE13A5">
        <w:rPr>
          <w:rFonts w:cs="Times New Roman"/>
          <w:lang w:val="sr-Cyrl-BA"/>
        </w:rPr>
        <w:t>.</w:t>
      </w:r>
    </w:p>
    <w:p w14:paraId="29F2BA76" w14:textId="36A149F9" w:rsidR="00127223" w:rsidRPr="00A5730F" w:rsidRDefault="000340FF" w:rsidP="00BE13A5">
      <w:pPr>
        <w:pStyle w:val="NoSpacing"/>
        <w:rPr>
          <w:rFonts w:cs="Times New Roman"/>
          <w:lang w:val="sr-Cyrl-BA"/>
        </w:rPr>
      </w:pPr>
      <w:r w:rsidRPr="00BE13A5">
        <w:rPr>
          <w:rFonts w:cs="Times New Roman"/>
          <w:lang w:val="sr-Cyrl-BA"/>
        </w:rPr>
        <w:lastRenderedPageBreak/>
        <w:t xml:space="preserve">Учење уз подстицај се </w:t>
      </w:r>
      <w:r w:rsidR="00C11F46" w:rsidRPr="00A5730F">
        <w:rPr>
          <w:rFonts w:cs="Times New Roman"/>
          <w:lang w:val="sr-Cyrl-BA"/>
        </w:rPr>
        <w:t>заснива</w:t>
      </w:r>
      <w:r w:rsidRPr="00BE13A5">
        <w:rPr>
          <w:rFonts w:cs="Times New Roman"/>
          <w:lang w:val="sr-Cyrl-BA"/>
        </w:rPr>
        <w:t xml:space="preserve"> на идеји да модел представља нек</w:t>
      </w:r>
      <w:r w:rsidR="00C11F46" w:rsidRPr="00A5730F">
        <w:rPr>
          <w:rFonts w:cs="Times New Roman"/>
          <w:lang w:val="sr-Cyrl-BA"/>
        </w:rPr>
        <w:t>ог</w:t>
      </w:r>
      <w:r w:rsidRPr="00BE13A5">
        <w:rPr>
          <w:rFonts w:cs="Times New Roman"/>
          <w:lang w:val="sr-Cyrl-BA"/>
        </w:rPr>
        <w:t xml:space="preserve"> агента у окружењу које садржи неке ресурсе и препреке. Агент се креће кроз окружење и на основу свог понашања добија одређени подстицај или </w:t>
      </w:r>
      <w:r w:rsidR="00C11F46" w:rsidRPr="00A5730F">
        <w:rPr>
          <w:rFonts w:cs="Times New Roman"/>
          <w:lang w:val="sr-Cyrl-BA"/>
        </w:rPr>
        <w:t>казну</w:t>
      </w:r>
      <w:r w:rsidRPr="00BE13A5">
        <w:rPr>
          <w:rFonts w:cs="Times New Roman"/>
          <w:lang w:val="sr-Cyrl-BA"/>
        </w:rPr>
        <w:t xml:space="preserve">. Задатак агента је да пронађе оптималан низ </w:t>
      </w:r>
      <w:r w:rsidR="00C11F46" w:rsidRPr="00A5730F">
        <w:rPr>
          <w:rFonts w:cs="Times New Roman"/>
          <w:lang w:val="sr-Cyrl-BA"/>
        </w:rPr>
        <w:t>корака</w:t>
      </w:r>
      <w:r w:rsidRPr="00BE13A5">
        <w:rPr>
          <w:rFonts w:cs="Times New Roman"/>
          <w:lang w:val="sr-Cyrl-BA"/>
        </w:rPr>
        <w:t xml:space="preserve"> који му донос</w:t>
      </w:r>
      <w:r w:rsidR="00C11F46" w:rsidRPr="00A5730F">
        <w:rPr>
          <w:rFonts w:cs="Times New Roman"/>
          <w:lang w:val="sr-Cyrl-BA"/>
        </w:rPr>
        <w:t>и</w:t>
      </w:r>
      <w:r w:rsidRPr="00BE13A5">
        <w:rPr>
          <w:rFonts w:cs="Times New Roman"/>
          <w:lang w:val="sr-Cyrl-BA"/>
        </w:rPr>
        <w:t xml:space="preserve"> највећи подстица</w:t>
      </w:r>
      <w:r w:rsidR="0062661D" w:rsidRPr="00A5730F">
        <w:rPr>
          <w:rFonts w:cs="Times New Roman"/>
          <w:lang w:val="sr-Cyrl-BA"/>
        </w:rPr>
        <w:t>ј</w:t>
      </w:r>
      <w:r w:rsidRPr="00BE13A5">
        <w:rPr>
          <w:rFonts w:cs="Times New Roman"/>
          <w:lang w:val="sr-Cyrl-BA"/>
        </w:rPr>
        <w:t>.</w:t>
      </w:r>
    </w:p>
    <w:p w14:paraId="777B1660" w14:textId="2D05AB7B" w:rsidR="00C11F46" w:rsidRPr="00BE13A5" w:rsidRDefault="005A0213" w:rsidP="00BE13A5">
      <w:pPr>
        <w:pStyle w:val="NoSpacing"/>
        <w:rPr>
          <w:rFonts w:cs="Times New Roman"/>
          <w:sz w:val="36"/>
          <w:szCs w:val="40"/>
          <w:lang w:val="sr-Cyrl-BA"/>
        </w:rPr>
      </w:pPr>
      <w:r w:rsidRPr="00A5730F">
        <w:rPr>
          <w:rFonts w:cs="Times New Roman"/>
          <w:lang w:val="sr-Cyrl-BA"/>
        </w:rPr>
        <w:t>Ова врста учења</w:t>
      </w:r>
      <w:r w:rsidR="000340FF" w:rsidRPr="00BE13A5">
        <w:rPr>
          <w:rFonts w:cs="Times New Roman"/>
          <w:lang w:val="sr-Cyrl-BA"/>
        </w:rPr>
        <w:t xml:space="preserve"> се разликује од других врста машинског учења</w:t>
      </w:r>
      <w:commentRangeStart w:id="282"/>
      <w:r w:rsidR="00B013D6" w:rsidRPr="00BE13A5">
        <w:rPr>
          <w:rFonts w:cs="Times New Roman"/>
          <w:lang w:val="sr-Cyrl-BA"/>
        </w:rPr>
        <w:t>,</w:t>
      </w:r>
      <w:commentRangeEnd w:id="282"/>
      <w:r w:rsidR="00B013D6" w:rsidRPr="00BE13A5">
        <w:rPr>
          <w:rStyle w:val="CommentReference"/>
          <w:rFonts w:cs="Times New Roman"/>
          <w:lang w:val="sr-Cyrl-BA"/>
        </w:rPr>
        <w:commentReference w:id="282"/>
      </w:r>
      <w:r w:rsidR="000340FF" w:rsidRPr="00BE13A5">
        <w:rPr>
          <w:rFonts w:cs="Times New Roman"/>
          <w:lang w:val="sr-Cyrl-BA"/>
        </w:rPr>
        <w:t xml:space="preserve"> јер не захтијева да се унапријед </w:t>
      </w:r>
      <w:r w:rsidR="00C11F46" w:rsidRPr="00A5730F">
        <w:rPr>
          <w:rFonts w:cs="Times New Roman"/>
          <w:lang w:val="sr-Cyrl-BA"/>
        </w:rPr>
        <w:t>дефинишу</w:t>
      </w:r>
      <w:r w:rsidR="000340FF" w:rsidRPr="00BE13A5">
        <w:rPr>
          <w:rFonts w:cs="Times New Roman"/>
          <w:lang w:val="sr-Cyrl-BA"/>
        </w:rPr>
        <w:t xml:space="preserve"> правила за рјешавање проблема. Умјесто тога, модел учи кроз интеракцију са својим окружењем и на основу својих искустава. Ова врста учења се често користи у проблемима г</w:t>
      </w:r>
      <w:r w:rsidR="00C11F46" w:rsidRPr="00A5730F">
        <w:rPr>
          <w:rFonts w:cs="Times New Roman"/>
          <w:lang w:val="sr-Cyrl-BA"/>
        </w:rPr>
        <w:t>дј</w:t>
      </w:r>
      <w:r w:rsidR="000340FF" w:rsidRPr="00BE13A5">
        <w:rPr>
          <w:rFonts w:cs="Times New Roman"/>
          <w:lang w:val="sr-Cyrl-BA"/>
        </w:rPr>
        <w:t xml:space="preserve">е није </w:t>
      </w:r>
      <w:r w:rsidR="00C11F46" w:rsidRPr="00A5730F">
        <w:rPr>
          <w:rFonts w:cs="Times New Roman"/>
          <w:lang w:val="sr-Cyrl-BA"/>
        </w:rPr>
        <w:t>унапријед познато</w:t>
      </w:r>
      <w:r w:rsidR="000340FF" w:rsidRPr="00BE13A5">
        <w:rPr>
          <w:rFonts w:cs="Times New Roman"/>
          <w:lang w:val="sr-Cyrl-BA"/>
        </w:rPr>
        <w:t xml:space="preserve"> како се неки проблем може формално дефини</w:t>
      </w:r>
      <w:r w:rsidR="00C11F46" w:rsidRPr="00A5730F">
        <w:rPr>
          <w:rFonts w:cs="Times New Roman"/>
          <w:lang w:val="sr-Cyrl-BA"/>
        </w:rPr>
        <w:t>с</w:t>
      </w:r>
      <w:r w:rsidR="000340FF" w:rsidRPr="00BE13A5">
        <w:rPr>
          <w:rFonts w:cs="Times New Roman"/>
          <w:lang w:val="sr-Cyrl-BA"/>
        </w:rPr>
        <w:t>ати, као што је случај са играма, управљање</w:t>
      </w:r>
      <w:r w:rsidR="00C11F46" w:rsidRPr="00A5730F">
        <w:rPr>
          <w:rFonts w:cs="Times New Roman"/>
          <w:lang w:val="sr-Cyrl-BA"/>
        </w:rPr>
        <w:t>м</w:t>
      </w:r>
      <w:r w:rsidR="000340FF" w:rsidRPr="00BE13A5">
        <w:rPr>
          <w:rFonts w:cs="Times New Roman"/>
          <w:lang w:val="sr-Cyrl-BA"/>
        </w:rPr>
        <w:t xml:space="preserve"> енергијом и управљање</w:t>
      </w:r>
      <w:r w:rsidR="00C11F46" w:rsidRPr="00A5730F">
        <w:rPr>
          <w:rFonts w:cs="Times New Roman"/>
          <w:lang w:val="sr-Cyrl-BA"/>
        </w:rPr>
        <w:t>м</w:t>
      </w:r>
      <w:r w:rsidR="000340FF" w:rsidRPr="00BE13A5">
        <w:rPr>
          <w:rFonts w:cs="Times New Roman"/>
          <w:lang w:val="sr-Cyrl-BA"/>
        </w:rPr>
        <w:t xml:space="preserve"> саобраћајем. </w:t>
      </w:r>
      <w:r w:rsidR="00C11F46" w:rsidRPr="00A5730F">
        <w:rPr>
          <w:rFonts w:cs="Times New Roman"/>
          <w:lang w:val="sr-Cyrl-BA"/>
        </w:rPr>
        <w:t>У</w:t>
      </w:r>
      <w:r w:rsidR="000340FF" w:rsidRPr="00BE13A5">
        <w:rPr>
          <w:rFonts w:cs="Times New Roman"/>
          <w:lang w:val="sr-Cyrl-BA"/>
        </w:rPr>
        <w:t xml:space="preserve">чење уз подстицај </w:t>
      </w:r>
      <w:r w:rsidR="00C11F46" w:rsidRPr="00A5730F">
        <w:rPr>
          <w:rFonts w:cs="Times New Roman"/>
          <w:lang w:val="sr-Cyrl-BA"/>
        </w:rPr>
        <w:t xml:space="preserve">се </w:t>
      </w:r>
      <w:r w:rsidR="000340FF" w:rsidRPr="00BE13A5">
        <w:rPr>
          <w:rFonts w:cs="Times New Roman"/>
          <w:lang w:val="sr-Cyrl-BA"/>
        </w:rPr>
        <w:t xml:space="preserve">имплементира кориштењем </w:t>
      </w:r>
      <w:r w:rsidR="00C11F46" w:rsidRPr="00A5730F">
        <w:rPr>
          <w:rFonts w:cs="Times New Roman"/>
          <w:lang w:val="sr-Cyrl-BA"/>
        </w:rPr>
        <w:t xml:space="preserve">алгоритама </w:t>
      </w:r>
      <w:r w:rsidR="000340FF" w:rsidRPr="00BE13A5">
        <w:rPr>
          <w:rFonts w:cs="Times New Roman"/>
          <w:lang w:val="sr-Cyrl-BA"/>
        </w:rPr>
        <w:t>Q-</w:t>
      </w:r>
      <w:r w:rsidR="00C11F46" w:rsidRPr="00A5730F">
        <w:rPr>
          <w:rFonts w:cs="Times New Roman"/>
          <w:lang w:val="sr-Cyrl-BA"/>
        </w:rPr>
        <w:t>учења</w:t>
      </w:r>
      <w:r w:rsidR="000340FF" w:rsidRPr="00BE13A5">
        <w:rPr>
          <w:rFonts w:cs="Times New Roman"/>
          <w:lang w:val="sr-Cyrl-BA"/>
        </w:rPr>
        <w:t xml:space="preserve"> </w:t>
      </w:r>
      <w:r w:rsidR="00C11F46" w:rsidRPr="00A5730F">
        <w:rPr>
          <w:rFonts w:cs="Times New Roman"/>
          <w:lang w:val="sr-Cyrl-BA"/>
        </w:rPr>
        <w:t>у којима</w:t>
      </w:r>
      <w:r w:rsidR="000340FF" w:rsidRPr="00BE13A5">
        <w:rPr>
          <w:rFonts w:cs="Times New Roman"/>
          <w:lang w:val="sr-Cyrl-BA"/>
        </w:rPr>
        <w:t xml:space="preserve"> се користе функције награде и Q-вриједности за дефинисање понашања агента у окружењу.</w:t>
      </w:r>
      <w:sdt>
        <w:sdtPr>
          <w:rPr>
            <w:rFonts w:cs="Times New Roman"/>
            <w:lang w:val="sr-Cyrl-BA"/>
          </w:rPr>
          <w:id w:val="-1783412948"/>
          <w:citation/>
        </w:sdtPr>
        <w:sdtContent>
          <w:r w:rsidR="000340FF" w:rsidRPr="00BE13A5">
            <w:rPr>
              <w:rFonts w:cs="Times New Roman"/>
              <w:lang w:val="sr-Cyrl-BA"/>
            </w:rPr>
            <w:fldChar w:fldCharType="begin"/>
          </w:r>
          <w:r w:rsidR="000340FF" w:rsidRPr="00BE13A5">
            <w:rPr>
              <w:rFonts w:cs="Times New Roman"/>
              <w:lang w:val="sr-Cyrl-BA"/>
            </w:rPr>
            <w:instrText xml:space="preserve"> CITATION Mit97 \l 6170 </w:instrText>
          </w:r>
          <w:r w:rsidR="000340FF" w:rsidRPr="00BE13A5">
            <w:rPr>
              <w:rFonts w:cs="Times New Roman"/>
              <w:lang w:val="sr-Cyrl-BA"/>
            </w:rPr>
            <w:fldChar w:fldCharType="separate"/>
          </w:r>
          <w:r w:rsidR="00A927A8">
            <w:rPr>
              <w:rFonts w:cs="Times New Roman"/>
              <w:noProof/>
              <w:lang w:val="sr-Cyrl-BA"/>
            </w:rPr>
            <w:t xml:space="preserve"> </w:t>
          </w:r>
          <w:r w:rsidR="00A927A8" w:rsidRPr="00A927A8">
            <w:rPr>
              <w:rFonts w:cs="Times New Roman"/>
              <w:noProof/>
              <w:lang w:val="sr-Cyrl-BA"/>
            </w:rPr>
            <w:t>[6]</w:t>
          </w:r>
          <w:r w:rsidR="000340FF" w:rsidRPr="00BE13A5">
            <w:rPr>
              <w:rFonts w:cs="Times New Roman"/>
              <w:lang w:val="sr-Cyrl-BA"/>
            </w:rPr>
            <w:fldChar w:fldCharType="end"/>
          </w:r>
        </w:sdtContent>
      </w:sdt>
    </w:p>
    <w:p w14:paraId="7D9F871B" w14:textId="77777777" w:rsidR="00231D12" w:rsidRPr="00A5730F" w:rsidRDefault="00231D12">
      <w:pPr>
        <w:rPr>
          <w:rFonts w:ascii="Times New Roman" w:hAnsi="Times New Roman" w:cs="Times New Roman"/>
          <w:sz w:val="36"/>
          <w:szCs w:val="40"/>
          <w:lang w:val="sr-Cyrl-BA"/>
        </w:rPr>
      </w:pPr>
      <w:r w:rsidRPr="00BE13A5">
        <w:rPr>
          <w:rFonts w:ascii="Times New Roman" w:hAnsi="Times New Roman" w:cs="Times New Roman"/>
          <w:lang w:val="sr-Cyrl-BA"/>
        </w:rPr>
        <w:br w:type="page"/>
      </w:r>
    </w:p>
    <w:p w14:paraId="48166725" w14:textId="6EDF0A6A" w:rsidR="00DF7825" w:rsidRPr="00A5730F" w:rsidRDefault="00C509AB" w:rsidP="00532390">
      <w:pPr>
        <w:pStyle w:val="Heading1"/>
        <w:numPr>
          <w:ilvl w:val="0"/>
          <w:numId w:val="1"/>
        </w:numPr>
        <w:rPr>
          <w:rFonts w:cs="Times New Roman"/>
          <w:lang w:val="sr-Cyrl-BA"/>
        </w:rPr>
      </w:pPr>
      <w:bookmarkStart w:id="283" w:name="_Toc162247169"/>
      <w:r w:rsidRPr="00A5730F">
        <w:rPr>
          <w:rFonts w:cs="Times New Roman"/>
          <w:lang w:val="sr-Cyrl-BA"/>
        </w:rPr>
        <w:lastRenderedPageBreak/>
        <w:t>Процес машинског учења</w:t>
      </w:r>
      <w:bookmarkEnd w:id="283"/>
    </w:p>
    <w:p w14:paraId="4E047E84" w14:textId="5BB7F219" w:rsidR="00503A05" w:rsidRPr="00BE13A5" w:rsidRDefault="009A7CE8" w:rsidP="00167403">
      <w:pPr>
        <w:pStyle w:val="NoSpacing"/>
        <w:rPr>
          <w:rFonts w:cs="Times New Roman"/>
          <w:lang w:val="sr-Cyrl-BA"/>
        </w:rPr>
      </w:pPr>
      <w:r w:rsidRPr="00BE13A5">
        <w:rPr>
          <w:rFonts w:cs="Times New Roman"/>
          <w:lang w:val="sr-Cyrl-BA"/>
        </w:rPr>
        <w:t xml:space="preserve">Процес машинског учења </w:t>
      </w:r>
      <w:r w:rsidR="00231D12" w:rsidRPr="00A5730F">
        <w:rPr>
          <w:rFonts w:cs="Times New Roman"/>
          <w:lang w:val="sr-Cyrl-BA"/>
        </w:rPr>
        <w:t xml:space="preserve">(слика 3.1) </w:t>
      </w:r>
      <w:r w:rsidR="004421FB" w:rsidRPr="00A5730F">
        <w:rPr>
          <w:rFonts w:cs="Times New Roman"/>
          <w:lang w:val="sr-Cyrl-BA"/>
        </w:rPr>
        <w:t>п</w:t>
      </w:r>
      <w:r w:rsidRPr="00BE13A5">
        <w:rPr>
          <w:rFonts w:cs="Times New Roman"/>
          <w:lang w:val="sr-Cyrl-BA"/>
        </w:rPr>
        <w:t xml:space="preserve">очиње </w:t>
      </w:r>
      <w:r w:rsidR="00E14BC9" w:rsidRPr="00A5730F">
        <w:rPr>
          <w:rFonts w:cs="Times New Roman"/>
          <w:lang w:val="sr-Cyrl-BA"/>
        </w:rPr>
        <w:t>дефинисањем проблема. Послије тога, наставља</w:t>
      </w:r>
      <w:r w:rsidR="0087250F">
        <w:rPr>
          <w:rFonts w:cs="Times New Roman"/>
          <w:lang w:val="sr-Cyrl-BA"/>
        </w:rPr>
        <w:t xml:space="preserve"> се</w:t>
      </w:r>
      <w:r w:rsidR="00E14BC9" w:rsidRPr="00A5730F">
        <w:rPr>
          <w:rFonts w:cs="Times New Roman"/>
          <w:lang w:val="sr-Cyrl-BA"/>
        </w:rPr>
        <w:t xml:space="preserve"> </w:t>
      </w:r>
      <w:r w:rsidRPr="00BE13A5">
        <w:rPr>
          <w:rFonts w:cs="Times New Roman"/>
          <w:lang w:val="sr-Cyrl-BA"/>
        </w:rPr>
        <w:t xml:space="preserve">са прикупљањем података, који </w:t>
      </w:r>
      <w:r w:rsidRPr="00A5730F">
        <w:rPr>
          <w:rFonts w:cs="Times New Roman"/>
          <w:lang w:val="sr-Cyrl-BA"/>
        </w:rPr>
        <w:t xml:space="preserve">су најчешће велики број мјерења </w:t>
      </w:r>
      <w:r w:rsidR="00956B37" w:rsidRPr="00A5730F">
        <w:rPr>
          <w:rFonts w:cs="Times New Roman"/>
          <w:lang w:val="sr-Cyrl-BA"/>
        </w:rPr>
        <w:t xml:space="preserve">неке појаве </w:t>
      </w:r>
      <w:r w:rsidRPr="00A5730F">
        <w:rPr>
          <w:rFonts w:cs="Times New Roman"/>
          <w:lang w:val="sr-Cyrl-BA"/>
        </w:rPr>
        <w:t>(са великим бројем мјерених</w:t>
      </w:r>
      <w:r w:rsidR="00E14BC9" w:rsidRPr="00A5730F">
        <w:rPr>
          <w:rFonts w:cs="Times New Roman"/>
          <w:lang w:val="sr-Cyrl-BA"/>
        </w:rPr>
        <w:t xml:space="preserve"> вриједности</w:t>
      </w:r>
      <w:r w:rsidRPr="00A5730F">
        <w:rPr>
          <w:rFonts w:cs="Times New Roman"/>
          <w:lang w:val="sr-Cyrl-BA"/>
        </w:rPr>
        <w:t>)</w:t>
      </w:r>
      <w:r w:rsidRPr="00BE13A5">
        <w:rPr>
          <w:rFonts w:cs="Times New Roman"/>
          <w:lang w:val="sr-Cyrl-BA"/>
        </w:rPr>
        <w:t>. Зати</w:t>
      </w:r>
      <w:r w:rsidR="0087250F">
        <w:rPr>
          <w:rFonts w:cs="Times New Roman"/>
          <w:lang w:val="sr-Cyrl-BA"/>
        </w:rPr>
        <w:t xml:space="preserve">м се </w:t>
      </w:r>
      <w:r w:rsidRPr="00BE13A5">
        <w:rPr>
          <w:rFonts w:cs="Times New Roman"/>
          <w:lang w:val="sr-Cyrl-BA"/>
        </w:rPr>
        <w:t>припрема</w:t>
      </w:r>
      <w:r w:rsidR="0087250F">
        <w:rPr>
          <w:rFonts w:cs="Times New Roman"/>
          <w:lang w:val="sr-Cyrl-BA"/>
        </w:rPr>
        <w:t>ју</w:t>
      </w:r>
      <w:r w:rsidRPr="00BE13A5">
        <w:rPr>
          <w:rFonts w:cs="Times New Roman"/>
          <w:lang w:val="sr-Cyrl-BA"/>
        </w:rPr>
        <w:t xml:space="preserve"> пода</w:t>
      </w:r>
      <w:r w:rsidR="0087250F">
        <w:rPr>
          <w:rFonts w:cs="Times New Roman"/>
          <w:lang w:val="sr-Cyrl-BA"/>
        </w:rPr>
        <w:t>ци</w:t>
      </w:r>
      <w:r w:rsidRPr="00BE13A5">
        <w:rPr>
          <w:rFonts w:cs="Times New Roman"/>
          <w:lang w:val="sr-Cyrl-BA"/>
        </w:rPr>
        <w:t xml:space="preserve"> тако што их </w:t>
      </w:r>
      <w:r w:rsidR="0087250F">
        <w:rPr>
          <w:rFonts w:cs="Times New Roman"/>
          <w:lang w:val="sr-Cyrl-BA"/>
        </w:rPr>
        <w:t xml:space="preserve">се </w:t>
      </w:r>
      <w:r w:rsidRPr="00BE13A5">
        <w:rPr>
          <w:rFonts w:cs="Times New Roman"/>
          <w:lang w:val="sr-Cyrl-BA"/>
        </w:rPr>
        <w:t>чисти, нормализује и претвара у облик који се може користити у учењу.</w:t>
      </w:r>
      <w:r w:rsidRPr="00A5730F">
        <w:rPr>
          <w:rFonts w:cs="Times New Roman"/>
          <w:lang w:val="sr-Cyrl-BA"/>
        </w:rPr>
        <w:t xml:space="preserve"> </w:t>
      </w:r>
      <w:r w:rsidRPr="00BE13A5">
        <w:rPr>
          <w:rFonts w:cs="Times New Roman"/>
          <w:lang w:val="sr-Cyrl-BA"/>
        </w:rPr>
        <w:t>Наредни корак је одабир модела, што се може урадити уз помоћ литературе, искуства и испробавања различитих модела. Модел се затим тренира на припремљеним подацима кориш</w:t>
      </w:r>
      <w:r w:rsidR="00C67B89" w:rsidRPr="00A5730F">
        <w:rPr>
          <w:rFonts w:cs="Times New Roman"/>
          <w:lang w:val="sr-Cyrl-BA"/>
        </w:rPr>
        <w:t>т</w:t>
      </w:r>
      <w:r w:rsidRPr="00BE13A5">
        <w:rPr>
          <w:rFonts w:cs="Times New Roman"/>
          <w:lang w:val="sr-Cyrl-BA"/>
        </w:rPr>
        <w:t>ењем одређене оптимизационе функције.</w:t>
      </w:r>
      <w:r w:rsidRPr="00A5730F">
        <w:rPr>
          <w:rFonts w:cs="Times New Roman"/>
          <w:lang w:val="sr-Cyrl-BA"/>
        </w:rPr>
        <w:t xml:space="preserve"> </w:t>
      </w:r>
      <w:r w:rsidRPr="00BE13A5">
        <w:rPr>
          <w:rFonts w:cs="Times New Roman"/>
          <w:lang w:val="sr-Cyrl-BA"/>
        </w:rPr>
        <w:t xml:space="preserve">Након што је модел трениран, важно је да се </w:t>
      </w:r>
      <w:r w:rsidRPr="00A5730F">
        <w:rPr>
          <w:rFonts w:cs="Times New Roman"/>
          <w:lang w:val="sr-Cyrl-BA"/>
        </w:rPr>
        <w:t>оцијени</w:t>
      </w:r>
      <w:r w:rsidRPr="00BE13A5">
        <w:rPr>
          <w:rFonts w:cs="Times New Roman"/>
          <w:lang w:val="sr-Cyrl-BA"/>
        </w:rPr>
        <w:t xml:space="preserve"> квалитет модела, кориш</w:t>
      </w:r>
      <w:r w:rsidR="00C67B89" w:rsidRPr="00A5730F">
        <w:rPr>
          <w:rFonts w:cs="Times New Roman"/>
          <w:lang w:val="sr-Cyrl-BA"/>
        </w:rPr>
        <w:t>т</w:t>
      </w:r>
      <w:r w:rsidRPr="00BE13A5">
        <w:rPr>
          <w:rFonts w:cs="Times New Roman"/>
          <w:lang w:val="sr-Cyrl-BA"/>
        </w:rPr>
        <w:t xml:space="preserve">ењем метрика попут прецизности и грешке учења. Ако је потребно, може се урадити и </w:t>
      </w:r>
      <w:r w:rsidRPr="00A5730F">
        <w:rPr>
          <w:rFonts w:cs="Times New Roman"/>
          <w:lang w:val="sr-Cyrl-BA"/>
        </w:rPr>
        <w:t>подешавање</w:t>
      </w:r>
      <w:r w:rsidRPr="00BE13A5">
        <w:rPr>
          <w:rFonts w:cs="Times New Roman"/>
          <w:lang w:val="sr-Cyrl-BA"/>
        </w:rPr>
        <w:t xml:space="preserve"> хиперпараметара модела.</w:t>
      </w:r>
      <w:r w:rsidRPr="00A5730F">
        <w:rPr>
          <w:rFonts w:cs="Times New Roman"/>
          <w:lang w:val="sr-Cyrl-BA"/>
        </w:rPr>
        <w:t xml:space="preserve"> </w:t>
      </w:r>
      <w:r w:rsidRPr="00BE13A5">
        <w:rPr>
          <w:rFonts w:cs="Times New Roman"/>
          <w:lang w:val="sr-Cyrl-BA"/>
        </w:rPr>
        <w:t>Када се модел доведе до жељен</w:t>
      </w:r>
      <w:r w:rsidRPr="00A5730F">
        <w:rPr>
          <w:rFonts w:cs="Times New Roman"/>
          <w:lang w:val="sr-Cyrl-BA"/>
        </w:rPr>
        <w:t>их</w:t>
      </w:r>
      <w:r w:rsidRPr="00BE13A5">
        <w:rPr>
          <w:rFonts w:cs="Times New Roman"/>
          <w:lang w:val="sr-Cyrl-BA"/>
        </w:rPr>
        <w:t xml:space="preserve"> перформанс</w:t>
      </w:r>
      <w:r w:rsidRPr="00A5730F">
        <w:rPr>
          <w:rFonts w:cs="Times New Roman"/>
          <w:lang w:val="sr-Cyrl-BA"/>
        </w:rPr>
        <w:t>и</w:t>
      </w:r>
      <w:r w:rsidRPr="00BE13A5">
        <w:rPr>
          <w:rFonts w:cs="Times New Roman"/>
          <w:lang w:val="sr-Cyrl-BA"/>
        </w:rPr>
        <w:t xml:space="preserve">, он се користи у </w:t>
      </w:r>
      <w:del w:id="284" w:author="Nikola Karpic" w:date="2024-03-18T21:17:00Z">
        <w:r w:rsidRPr="00BE13A5" w:rsidDel="00E81812">
          <w:rPr>
            <w:rFonts w:cs="Times New Roman"/>
            <w:lang w:val="sr-Cyrl-BA"/>
          </w:rPr>
          <w:delText>стварном св</w:delText>
        </w:r>
        <w:r w:rsidRPr="00A5730F" w:rsidDel="00E81812">
          <w:rPr>
            <w:rFonts w:cs="Times New Roman"/>
            <w:lang w:val="sr-Cyrl-BA"/>
          </w:rPr>
          <w:delText>иј</w:delText>
        </w:r>
        <w:r w:rsidRPr="00BE13A5" w:rsidDel="00E81812">
          <w:rPr>
            <w:rFonts w:cs="Times New Roman"/>
            <w:lang w:val="sr-Cyrl-BA"/>
          </w:rPr>
          <w:delText>ету</w:delText>
        </w:r>
      </w:del>
      <w:ins w:id="285" w:author="Nikola Karpic" w:date="2024-03-18T21:17:00Z">
        <w:r w:rsidR="00E81812">
          <w:rPr>
            <w:rFonts w:cs="Times New Roman"/>
            <w:lang w:val="sr-Cyrl-BA"/>
          </w:rPr>
          <w:t>продукционом окружењу</w:t>
        </w:r>
      </w:ins>
      <w:r w:rsidRPr="00BE13A5">
        <w:rPr>
          <w:rFonts w:cs="Times New Roman"/>
          <w:lang w:val="sr-Cyrl-BA"/>
        </w:rPr>
        <w:t xml:space="preserve"> како би се предвид</w:t>
      </w:r>
      <w:r w:rsidRPr="00A5730F">
        <w:rPr>
          <w:rFonts w:cs="Times New Roman"/>
          <w:lang w:val="sr-Cyrl-BA"/>
        </w:rPr>
        <w:t>ј</w:t>
      </w:r>
      <w:r w:rsidRPr="00BE13A5">
        <w:rPr>
          <w:rFonts w:cs="Times New Roman"/>
          <w:lang w:val="sr-Cyrl-BA"/>
        </w:rPr>
        <w:t>ели нови случајев</w:t>
      </w:r>
      <w:r w:rsidR="00956B37" w:rsidRPr="00A5730F">
        <w:rPr>
          <w:rFonts w:cs="Times New Roman"/>
          <w:lang w:val="sr-Cyrl-BA"/>
        </w:rPr>
        <w:t>и на којима модел није трениран</w:t>
      </w:r>
      <w:r w:rsidRPr="00BE13A5">
        <w:rPr>
          <w:rFonts w:cs="Times New Roman"/>
          <w:lang w:val="sr-Cyrl-BA"/>
        </w:rPr>
        <w:t>.</w:t>
      </w:r>
      <w:sdt>
        <w:sdtPr>
          <w:rPr>
            <w:rFonts w:cs="Times New Roman"/>
            <w:lang w:val="sr-Cyrl-BA"/>
          </w:rPr>
          <w:id w:val="-1872380064"/>
          <w:citation/>
        </w:sdtPr>
        <w:sdtContent>
          <w:r w:rsidR="00956B37" w:rsidRPr="00BE13A5">
            <w:rPr>
              <w:rFonts w:cs="Times New Roman"/>
              <w:lang w:val="sr-Cyrl-BA"/>
            </w:rPr>
            <w:fldChar w:fldCharType="begin"/>
          </w:r>
          <w:r w:rsidR="00956B37" w:rsidRPr="00BE13A5">
            <w:rPr>
              <w:rFonts w:cs="Times New Roman"/>
              <w:lang w:val="sr-Cyrl-BA"/>
            </w:rPr>
            <w:instrText xml:space="preserve"> CITATION Alp10 \l 1033 </w:instrText>
          </w:r>
          <w:r w:rsidR="00956B37" w:rsidRPr="00BE13A5">
            <w:rPr>
              <w:rFonts w:cs="Times New Roman"/>
              <w:lang w:val="sr-Cyrl-BA"/>
            </w:rPr>
            <w:fldChar w:fldCharType="separate"/>
          </w:r>
          <w:r w:rsidR="00A927A8">
            <w:rPr>
              <w:rFonts w:cs="Times New Roman"/>
              <w:noProof/>
              <w:lang w:val="sr-Cyrl-BA"/>
            </w:rPr>
            <w:t xml:space="preserve"> </w:t>
          </w:r>
          <w:r w:rsidR="00A927A8" w:rsidRPr="00A927A8">
            <w:rPr>
              <w:rFonts w:cs="Times New Roman"/>
              <w:noProof/>
              <w:lang w:val="sr-Cyrl-BA"/>
            </w:rPr>
            <w:t>[8]</w:t>
          </w:r>
          <w:r w:rsidR="00956B37" w:rsidRPr="00BE13A5">
            <w:rPr>
              <w:rFonts w:cs="Times New Roman"/>
              <w:lang w:val="sr-Cyrl-BA"/>
            </w:rPr>
            <w:fldChar w:fldCharType="end"/>
          </w:r>
        </w:sdtContent>
      </w:sdt>
    </w:p>
    <w:p w14:paraId="2B460AB9" w14:textId="77777777" w:rsidR="00BA33C0" w:rsidRPr="00BE13A5" w:rsidRDefault="00322CAA" w:rsidP="00BE13A5">
      <w:pPr>
        <w:pStyle w:val="NoSpacing"/>
        <w:spacing w:before="240"/>
        <w:ind w:firstLine="0"/>
        <w:jc w:val="center"/>
        <w:rPr>
          <w:rFonts w:cs="Times New Roman"/>
          <w:lang w:val="sr-Cyrl-BA"/>
        </w:rPr>
      </w:pPr>
      <w:r w:rsidRPr="00BE13A5">
        <w:rPr>
          <w:rFonts w:cs="Times New Roman"/>
          <w:noProof/>
          <w:lang w:val="sr-Cyrl-BA"/>
        </w:rPr>
        <w:drawing>
          <wp:inline distT="0" distB="0" distL="0" distR="0" wp14:anchorId="14516F08" wp14:editId="48CB09EB">
            <wp:extent cx="3511550" cy="2470087"/>
            <wp:effectExtent l="19050" t="19050" r="12700"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32318" cy="2484695"/>
                    </a:xfrm>
                    <a:prstGeom prst="rect">
                      <a:avLst/>
                    </a:prstGeom>
                    <a:noFill/>
                    <a:ln>
                      <a:solidFill>
                        <a:schemeClr val="tx1"/>
                      </a:solidFill>
                    </a:ln>
                  </pic:spPr>
                </pic:pic>
              </a:graphicData>
            </a:graphic>
          </wp:inline>
        </w:drawing>
      </w:r>
    </w:p>
    <w:p w14:paraId="3916216A" w14:textId="4E8D7EB4" w:rsidR="00322CAA" w:rsidRPr="00BE13A5" w:rsidRDefault="00322CAA" w:rsidP="00322CAA">
      <w:pPr>
        <w:pStyle w:val="NoSpacing"/>
        <w:ind w:firstLine="0"/>
        <w:jc w:val="center"/>
        <w:rPr>
          <w:rFonts w:cs="Times New Roman"/>
          <w:lang w:val="sr-Cyrl-BA"/>
        </w:rPr>
      </w:pPr>
      <w:r w:rsidRPr="00A5730F">
        <w:rPr>
          <w:rFonts w:cs="Times New Roman"/>
          <w:i/>
          <w:iCs/>
          <w:lang w:val="sr-Cyrl-BA"/>
        </w:rPr>
        <w:t xml:space="preserve">Слика </w:t>
      </w:r>
      <w:r w:rsidR="004B2026" w:rsidRPr="00A5730F">
        <w:rPr>
          <w:rFonts w:cs="Times New Roman"/>
          <w:i/>
          <w:iCs/>
          <w:lang w:val="sr-Cyrl-BA"/>
        </w:rPr>
        <w:t>3</w:t>
      </w:r>
      <w:r w:rsidRPr="00A5730F">
        <w:rPr>
          <w:rFonts w:cs="Times New Roman"/>
          <w:i/>
          <w:iCs/>
          <w:lang w:val="sr-Cyrl-BA"/>
        </w:rPr>
        <w:t>.</w:t>
      </w:r>
      <w:r w:rsidR="004B2026" w:rsidRPr="00A5730F">
        <w:rPr>
          <w:rFonts w:cs="Times New Roman"/>
          <w:i/>
          <w:iCs/>
          <w:lang w:val="sr-Cyrl-BA"/>
        </w:rPr>
        <w:t>1</w:t>
      </w:r>
      <w:r w:rsidRPr="00A5730F">
        <w:rPr>
          <w:rFonts w:cs="Times New Roman"/>
          <w:i/>
          <w:iCs/>
          <w:lang w:val="sr-Cyrl-BA"/>
        </w:rPr>
        <w:t>. Фазе процеса машинског учења</w:t>
      </w:r>
    </w:p>
    <w:p w14:paraId="0151AFF2" w14:textId="77777777" w:rsidR="00DD7A7F" w:rsidRPr="00A5730F" w:rsidRDefault="00AA0F4E" w:rsidP="00532390">
      <w:pPr>
        <w:pStyle w:val="Heading2"/>
        <w:numPr>
          <w:ilvl w:val="1"/>
          <w:numId w:val="1"/>
        </w:numPr>
        <w:rPr>
          <w:rFonts w:cs="Times New Roman"/>
          <w:lang w:val="sr-Cyrl-BA"/>
        </w:rPr>
      </w:pPr>
      <w:bookmarkStart w:id="286" w:name="_Toc162247170"/>
      <w:r w:rsidRPr="00A5730F">
        <w:rPr>
          <w:rFonts w:cs="Times New Roman"/>
          <w:lang w:val="sr-Cyrl-BA"/>
        </w:rPr>
        <w:t>Дефинисање проблема</w:t>
      </w:r>
      <w:bookmarkEnd w:id="286"/>
    </w:p>
    <w:p w14:paraId="35D78FB6" w14:textId="77777777" w:rsidR="00FF08FC" w:rsidRPr="00BE13A5" w:rsidRDefault="00FF08FC" w:rsidP="00CB3AED">
      <w:pPr>
        <w:pStyle w:val="NoSpacing"/>
        <w:rPr>
          <w:rFonts w:cs="Times New Roman"/>
          <w:lang w:val="sr-Cyrl-BA"/>
        </w:rPr>
      </w:pPr>
      <w:r w:rsidRPr="00BE13A5">
        <w:rPr>
          <w:rFonts w:cs="Times New Roman"/>
          <w:lang w:val="sr-Cyrl-BA"/>
        </w:rPr>
        <w:t>Фаза дефинисања проблема у машинском учењу подразумијева јасно одређивање проблема који се жели ријешити и кориштење алата и техника машинског учења за рјешавање тог проблема. Овај процес укључује утврђивање вриједности које се жели предвидјети, као и одређивање да ли се ради о проблему класификације или регресије. У проблемима класификације, излазна вриједност може бити ознака категорије, док је у проблемима регресије најчешће нека бројна вриједност.</w:t>
      </w:r>
    </w:p>
    <w:p w14:paraId="4E7468C4" w14:textId="1A77B03B" w:rsidR="00990CFA" w:rsidRPr="00BE13A5" w:rsidRDefault="005564FF" w:rsidP="00CB3AED">
      <w:pPr>
        <w:pStyle w:val="NoSpacing"/>
        <w:rPr>
          <w:rFonts w:cs="Times New Roman"/>
          <w:lang w:val="sr-Cyrl-BA"/>
        </w:rPr>
      </w:pPr>
      <w:r w:rsidRPr="00BE13A5">
        <w:rPr>
          <w:rFonts w:cs="Times New Roman"/>
          <w:lang w:val="sr-Cyrl-BA"/>
        </w:rPr>
        <w:t>Б</w:t>
      </w:r>
      <w:r w:rsidR="00FF08FC" w:rsidRPr="00BE13A5">
        <w:rPr>
          <w:rFonts w:cs="Times New Roman"/>
          <w:lang w:val="sr-Cyrl-BA"/>
        </w:rPr>
        <w:t>ез јасне дефиниције проблема, модел се може тренирати на погрешан начин, што може довести до недостатка жељених резултата. Стога је к</w:t>
      </w:r>
      <w:r w:rsidRPr="00BE13A5">
        <w:rPr>
          <w:rFonts w:cs="Times New Roman"/>
          <w:lang w:val="sr-Cyrl-BA"/>
        </w:rPr>
        <w:t>љ</w:t>
      </w:r>
      <w:r w:rsidR="00FF08FC" w:rsidRPr="00BE13A5">
        <w:rPr>
          <w:rFonts w:cs="Times New Roman"/>
          <w:lang w:val="sr-Cyrl-BA"/>
        </w:rPr>
        <w:t>учно прецизно одредити проблем и одговарајући приступ у рјешавању проблема, како би се постигао жељени исход.</w:t>
      </w:r>
      <w:r w:rsidR="00CB3AED" w:rsidRPr="00BE13A5">
        <w:rPr>
          <w:rFonts w:cs="Times New Roman"/>
          <w:lang w:val="sr-Cyrl-BA"/>
        </w:rPr>
        <w:t xml:space="preserve"> </w:t>
      </w:r>
      <w:sdt>
        <w:sdtPr>
          <w:rPr>
            <w:rFonts w:cs="Times New Roman"/>
            <w:lang w:val="sr-Cyrl-BA"/>
          </w:rPr>
          <w:id w:val="-215127171"/>
          <w:citation/>
        </w:sdtPr>
        <w:sdtContent>
          <w:r w:rsidR="003275FA" w:rsidRPr="00BE13A5">
            <w:rPr>
              <w:rFonts w:cs="Times New Roman"/>
              <w:lang w:val="sr-Cyrl-BA"/>
            </w:rPr>
            <w:fldChar w:fldCharType="begin"/>
          </w:r>
          <w:r w:rsidR="003275FA" w:rsidRPr="00BE13A5">
            <w:rPr>
              <w:rFonts w:cs="Times New Roman"/>
              <w:lang w:val="sr-Cyrl-BA"/>
            </w:rPr>
            <w:instrText xml:space="preserve"> CITATION Jam17 \l 6170 </w:instrText>
          </w:r>
          <w:r w:rsidR="003275FA" w:rsidRPr="00BE13A5">
            <w:rPr>
              <w:rFonts w:cs="Times New Roman"/>
              <w:lang w:val="sr-Cyrl-BA"/>
            </w:rPr>
            <w:fldChar w:fldCharType="separate"/>
          </w:r>
          <w:r w:rsidR="00A927A8" w:rsidRPr="00A927A8">
            <w:rPr>
              <w:rFonts w:cs="Times New Roman"/>
              <w:noProof/>
              <w:lang w:val="sr-Cyrl-BA"/>
            </w:rPr>
            <w:t>[9]</w:t>
          </w:r>
          <w:r w:rsidR="003275FA" w:rsidRPr="00BE13A5">
            <w:rPr>
              <w:rFonts w:cs="Times New Roman"/>
              <w:lang w:val="sr-Cyrl-BA"/>
            </w:rPr>
            <w:fldChar w:fldCharType="end"/>
          </w:r>
        </w:sdtContent>
      </w:sdt>
    </w:p>
    <w:p w14:paraId="075F7318" w14:textId="77777777" w:rsidR="000D3CBF" w:rsidRPr="00A5730F" w:rsidRDefault="00C509AB" w:rsidP="00532390">
      <w:pPr>
        <w:pStyle w:val="Heading2"/>
        <w:numPr>
          <w:ilvl w:val="1"/>
          <w:numId w:val="1"/>
        </w:numPr>
        <w:rPr>
          <w:rFonts w:cs="Times New Roman"/>
          <w:lang w:val="sr-Cyrl-BA"/>
        </w:rPr>
      </w:pPr>
      <w:bookmarkStart w:id="287" w:name="_Toc162247171"/>
      <w:r w:rsidRPr="00A5730F">
        <w:rPr>
          <w:rFonts w:cs="Times New Roman"/>
          <w:lang w:val="sr-Cyrl-BA"/>
        </w:rPr>
        <w:lastRenderedPageBreak/>
        <w:t>Прикупљање података</w:t>
      </w:r>
      <w:bookmarkEnd w:id="287"/>
    </w:p>
    <w:p w14:paraId="6B2B8ACE" w14:textId="4C58AB3D" w:rsidR="00CB3AED" w:rsidRPr="00BE13A5" w:rsidRDefault="00CB3AED" w:rsidP="008278A8">
      <w:pPr>
        <w:pStyle w:val="NoSpacing"/>
        <w:rPr>
          <w:rFonts w:cs="Times New Roman"/>
          <w:lang w:val="sr-Cyrl-BA"/>
        </w:rPr>
      </w:pPr>
      <w:r w:rsidRPr="00BE13A5">
        <w:rPr>
          <w:rFonts w:cs="Times New Roman"/>
          <w:lang w:val="sr-Cyrl-BA"/>
        </w:rPr>
        <w:t>Фаза прикупљања података у машинском учењу представља процес узимања података из различитих извора</w:t>
      </w:r>
      <w:r w:rsidR="00503A05" w:rsidRPr="00BE13A5">
        <w:rPr>
          <w:rFonts w:cs="Times New Roman"/>
          <w:lang w:val="sr-Cyrl-BA"/>
        </w:rPr>
        <w:t xml:space="preserve">, </w:t>
      </w:r>
      <w:r w:rsidRPr="00BE13A5">
        <w:rPr>
          <w:rFonts w:cs="Times New Roman"/>
          <w:lang w:val="sr-Cyrl-BA"/>
        </w:rPr>
        <w:t>њихов</w:t>
      </w:r>
      <w:r w:rsidR="008278A8" w:rsidRPr="00BE13A5">
        <w:rPr>
          <w:rFonts w:cs="Times New Roman"/>
          <w:lang w:val="sr-Cyrl-BA"/>
        </w:rPr>
        <w:t>у идентификацију и</w:t>
      </w:r>
      <w:r w:rsidRPr="00BE13A5">
        <w:rPr>
          <w:rFonts w:cs="Times New Roman"/>
          <w:lang w:val="sr-Cyrl-BA"/>
        </w:rPr>
        <w:t xml:space="preserve"> сакупљање у јединствену колекцију података који ће се користити за тренирање и тестирање машинских модела.</w:t>
      </w:r>
      <w:customXmlInsRangeStart w:id="288" w:author="Nikola Karpic" w:date="2024-03-25T08:17:00Z"/>
      <w:sdt>
        <w:sdtPr>
          <w:rPr>
            <w:rFonts w:cs="Times New Roman"/>
            <w:lang w:val="sr-Cyrl-BA"/>
          </w:rPr>
          <w:id w:val="-236247587"/>
          <w:citation/>
        </w:sdtPr>
        <w:sdtContent>
          <w:customXmlInsRangeEnd w:id="288"/>
          <w:ins w:id="289" w:author="Nikola Karpic" w:date="2024-03-25T08:17:00Z">
            <w:r w:rsidR="002626A2">
              <w:rPr>
                <w:rFonts w:cs="Times New Roman"/>
                <w:lang w:val="sr-Cyrl-BA"/>
              </w:rPr>
              <w:fldChar w:fldCharType="begin"/>
            </w:r>
            <w:r w:rsidR="002626A2">
              <w:rPr>
                <w:rFonts w:cs="Times New Roman"/>
                <w:lang w:val="sr-Cyrl-BA"/>
              </w:rPr>
              <w:instrText xml:space="preserve"> CITATION Ame20 \l 7194 </w:instrText>
            </w:r>
          </w:ins>
          <w:r w:rsidR="002626A2">
            <w:rPr>
              <w:rFonts w:cs="Times New Roman"/>
              <w:lang w:val="sr-Cyrl-BA"/>
            </w:rPr>
            <w:fldChar w:fldCharType="separate"/>
          </w:r>
          <w:ins w:id="290" w:author="Nikola Karpic" w:date="2024-03-25T08:17:00Z">
            <w:r w:rsidR="002626A2">
              <w:rPr>
                <w:rFonts w:cs="Times New Roman"/>
                <w:noProof/>
                <w:lang w:val="sr-Cyrl-BA"/>
              </w:rPr>
              <w:t xml:space="preserve"> </w:t>
            </w:r>
            <w:r w:rsidR="002626A2" w:rsidRPr="002626A2">
              <w:rPr>
                <w:rFonts w:cs="Times New Roman"/>
                <w:noProof/>
                <w:lang w:val="sr-Cyrl-BA"/>
                <w:rPrChange w:id="291" w:author="Nikola Karpic" w:date="2024-03-25T08:17:00Z">
                  <w:rPr>
                    <w:rFonts w:eastAsia="Times New Roman"/>
                  </w:rPr>
                </w:rPrChange>
              </w:rPr>
              <w:t>[10]</w:t>
            </w:r>
            <w:r w:rsidR="002626A2">
              <w:rPr>
                <w:rFonts w:cs="Times New Roman"/>
                <w:lang w:val="sr-Cyrl-BA"/>
              </w:rPr>
              <w:fldChar w:fldCharType="end"/>
            </w:r>
          </w:ins>
          <w:customXmlInsRangeStart w:id="292" w:author="Nikola Karpic" w:date="2024-03-25T08:17:00Z"/>
        </w:sdtContent>
      </w:sdt>
      <w:customXmlInsRangeEnd w:id="292"/>
      <w:del w:id="293" w:author="Nikola Karpic" w:date="2024-03-25T08:17:00Z">
        <w:r w:rsidRPr="00BE13A5" w:rsidDel="002626A2">
          <w:rPr>
            <w:rFonts w:cs="Times New Roman"/>
            <w:lang w:val="sr-Cyrl-BA"/>
          </w:rPr>
          <w:delText xml:space="preserve"> </w:delText>
        </w:r>
      </w:del>
      <w:r w:rsidRPr="00BE13A5">
        <w:rPr>
          <w:rFonts w:cs="Times New Roman"/>
          <w:lang w:val="sr-Cyrl-BA"/>
        </w:rPr>
        <w:t xml:space="preserve">Подаци морају бити релевантни за проблем који се покушава ријешити и требали би бити квалитетни и служити као представник скупа података из стварног свијета. </w:t>
      </w:r>
      <w:r w:rsidR="00503A05" w:rsidRPr="00BE13A5">
        <w:rPr>
          <w:rFonts w:cs="Times New Roman"/>
          <w:lang w:val="sr-Cyrl-BA"/>
        </w:rPr>
        <w:t>Велика</w:t>
      </w:r>
      <w:r w:rsidRPr="00BE13A5">
        <w:rPr>
          <w:rFonts w:cs="Times New Roman"/>
          <w:lang w:val="sr-Cyrl-BA"/>
        </w:rPr>
        <w:t xml:space="preserve"> пажња се посвећује прикупљању квалитетних података, јер лоши подаци доводе до лоших модела и неадекватних резултата.</w:t>
      </w:r>
    </w:p>
    <w:p w14:paraId="3D29AE61" w14:textId="5C70246F" w:rsidR="00CB3AED" w:rsidRPr="00BE13A5" w:rsidRDefault="00CB3AED" w:rsidP="008278A8">
      <w:pPr>
        <w:pStyle w:val="NoSpacing"/>
        <w:rPr>
          <w:rFonts w:cs="Times New Roman"/>
          <w:lang w:val="sr-Cyrl-BA"/>
        </w:rPr>
      </w:pPr>
      <w:r w:rsidRPr="00BE13A5">
        <w:rPr>
          <w:rFonts w:cs="Times New Roman"/>
          <w:lang w:val="sr-Cyrl-BA"/>
        </w:rPr>
        <w:t>Подаци могу бити прикупљени</w:t>
      </w:r>
      <w:r w:rsidR="008278A8" w:rsidRPr="00BE13A5">
        <w:rPr>
          <w:rFonts w:cs="Times New Roman"/>
          <w:lang w:val="sr-Cyrl-BA"/>
        </w:rPr>
        <w:t xml:space="preserve"> </w:t>
      </w:r>
      <w:r w:rsidRPr="00BE13A5">
        <w:rPr>
          <w:rFonts w:cs="Times New Roman"/>
          <w:lang w:val="sr-Cyrl-BA"/>
        </w:rPr>
        <w:t>из једног извора података или из више извора</w:t>
      </w:r>
      <w:r w:rsidR="008278A8" w:rsidRPr="00BE13A5">
        <w:rPr>
          <w:rFonts w:cs="Times New Roman"/>
          <w:lang w:val="sr-Cyrl-BA"/>
        </w:rPr>
        <w:t xml:space="preserve"> (</w:t>
      </w:r>
      <w:r w:rsidR="00503A05" w:rsidRPr="00BE13A5">
        <w:rPr>
          <w:rFonts w:cs="Times New Roman"/>
          <w:lang w:val="sr-Cyrl-BA"/>
        </w:rPr>
        <w:t>преу</w:t>
      </w:r>
      <w:r w:rsidR="0075768F" w:rsidRPr="00BE13A5">
        <w:rPr>
          <w:rFonts w:cs="Times New Roman"/>
          <w:lang w:val="sr-Cyrl-BA"/>
        </w:rPr>
        <w:t>з</w:t>
      </w:r>
      <w:r w:rsidR="00503A05" w:rsidRPr="00BE13A5">
        <w:rPr>
          <w:rFonts w:cs="Times New Roman"/>
          <w:lang w:val="sr-Cyrl-BA"/>
        </w:rPr>
        <w:t xml:space="preserve">имањем, екстракцијом из </w:t>
      </w:r>
      <w:r w:rsidR="008278A8" w:rsidRPr="00BE13A5">
        <w:rPr>
          <w:rFonts w:cs="Times New Roman"/>
          <w:lang w:val="sr-Cyrl-BA"/>
        </w:rPr>
        <w:t>баз</w:t>
      </w:r>
      <w:r w:rsidR="00503A05" w:rsidRPr="00BE13A5">
        <w:rPr>
          <w:rFonts w:cs="Times New Roman"/>
          <w:lang w:val="sr-Cyrl-BA"/>
        </w:rPr>
        <w:t>а</w:t>
      </w:r>
      <w:r w:rsidR="008278A8" w:rsidRPr="00BE13A5">
        <w:rPr>
          <w:rFonts w:cs="Times New Roman"/>
          <w:lang w:val="sr-Cyrl-BA"/>
        </w:rPr>
        <w:t xml:space="preserve"> података, интернет странице)</w:t>
      </w:r>
      <w:r w:rsidRPr="00BE13A5">
        <w:rPr>
          <w:rFonts w:cs="Times New Roman"/>
          <w:lang w:val="sr-Cyrl-BA"/>
        </w:rPr>
        <w:t>. На интернету постоји велики број бесплатних и јавно доступних колекција података. Те колекције података су најчешће унапријед означене и припремљене што олакшава ову фазу машинског учења.</w:t>
      </w:r>
    </w:p>
    <w:p w14:paraId="03139F9A" w14:textId="26C433B7" w:rsidR="00CB3AED" w:rsidRPr="00BE13A5" w:rsidRDefault="00CB3AED" w:rsidP="00CB3AED">
      <w:pPr>
        <w:pStyle w:val="NoSpacing"/>
        <w:rPr>
          <w:rFonts w:cs="Times New Roman"/>
          <w:lang w:val="sr-Cyrl-BA"/>
        </w:rPr>
      </w:pPr>
      <w:r w:rsidRPr="00BE13A5">
        <w:rPr>
          <w:rFonts w:cs="Times New Roman"/>
          <w:lang w:val="sr-Cyrl-BA"/>
        </w:rPr>
        <w:t xml:space="preserve">Приликом прикупљања података, потребно је узети у обзир и репрезентативност података и величину података. Потребно је идентификовати и обрадити изворе података, укључујући базе података, текстуалне документе и друге неформализоване изворе. Важно је такође размотрити проблеме као што су неконзистентност и нерепрезентативност података и </w:t>
      </w:r>
      <w:r w:rsidR="006F0C0A" w:rsidRPr="00BE13A5">
        <w:rPr>
          <w:rFonts w:cs="Times New Roman"/>
          <w:lang w:val="sr-Cyrl-BA"/>
        </w:rPr>
        <w:t>њихов утицај</w:t>
      </w:r>
      <w:r w:rsidRPr="00BE13A5">
        <w:rPr>
          <w:rFonts w:cs="Times New Roman"/>
          <w:lang w:val="sr-Cyrl-BA"/>
        </w:rPr>
        <w:t xml:space="preserve"> на перформансе модела.</w:t>
      </w:r>
    </w:p>
    <w:p w14:paraId="22DE8627" w14:textId="60DC97EF" w:rsidR="00050EDC" w:rsidRPr="00A5730F" w:rsidRDefault="00CB3AED" w:rsidP="00CB3AED">
      <w:pPr>
        <w:pStyle w:val="NoSpacing"/>
        <w:rPr>
          <w:rFonts w:cs="Times New Roman"/>
          <w:lang w:val="sr-Cyrl-BA"/>
        </w:rPr>
      </w:pPr>
      <w:r w:rsidRPr="00BE13A5">
        <w:rPr>
          <w:rFonts w:cs="Times New Roman"/>
          <w:lang w:val="sr-Cyrl-BA"/>
        </w:rPr>
        <w:t>Потребно је пажљиво одабрати и прикупити податке који ће бити репрезентативни за проблем који се покушава ријешити како би се створио поуздан модел са високим перформансама.</w:t>
      </w:r>
      <w:sdt>
        <w:sdtPr>
          <w:rPr>
            <w:rFonts w:cs="Times New Roman"/>
            <w:lang w:val="sr-Cyrl-BA"/>
          </w:rPr>
          <w:id w:val="1580247156"/>
          <w:citation/>
        </w:sdtPr>
        <w:sdtContent>
          <w:r w:rsidRPr="00A5730F">
            <w:rPr>
              <w:rFonts w:cs="Times New Roman"/>
              <w:lang w:val="sr-Cyrl-BA"/>
            </w:rPr>
            <w:fldChar w:fldCharType="begin"/>
          </w:r>
          <w:r w:rsidRPr="00BE13A5">
            <w:rPr>
              <w:rFonts w:cs="Times New Roman"/>
              <w:lang w:val="sr-Cyrl-BA"/>
            </w:rPr>
            <w:instrText xml:space="preserve"> CITATION Wit11 \l 6170 </w:instrText>
          </w:r>
          <w:r w:rsidRPr="00A5730F">
            <w:rPr>
              <w:rFonts w:cs="Times New Roman"/>
              <w:lang w:val="sr-Cyrl-BA"/>
            </w:rPr>
            <w:fldChar w:fldCharType="separate"/>
          </w:r>
          <w:r w:rsidR="00A927A8">
            <w:rPr>
              <w:rFonts w:cs="Times New Roman"/>
              <w:noProof/>
              <w:lang w:val="sr-Cyrl-BA"/>
            </w:rPr>
            <w:t xml:space="preserve"> </w:t>
          </w:r>
          <w:r w:rsidR="00A927A8" w:rsidRPr="00A927A8">
            <w:rPr>
              <w:rFonts w:cs="Times New Roman"/>
              <w:noProof/>
              <w:lang w:val="sr-Cyrl-BA"/>
            </w:rPr>
            <w:t>[11]</w:t>
          </w:r>
          <w:r w:rsidRPr="00A5730F">
            <w:rPr>
              <w:rFonts w:cs="Times New Roman"/>
              <w:lang w:val="sr-Cyrl-BA"/>
            </w:rPr>
            <w:fldChar w:fldCharType="end"/>
          </w:r>
        </w:sdtContent>
      </w:sdt>
      <w:r w:rsidR="00856983" w:rsidRPr="00A5730F">
        <w:rPr>
          <w:rFonts w:cs="Times New Roman"/>
          <w:lang w:val="sr-Cyrl-BA"/>
        </w:rPr>
        <w:t xml:space="preserve">. </w:t>
      </w:r>
    </w:p>
    <w:p w14:paraId="57A77AE8" w14:textId="77777777" w:rsidR="00DF7825" w:rsidRPr="00A5730F" w:rsidRDefault="00C509AB" w:rsidP="00532390">
      <w:pPr>
        <w:pStyle w:val="Heading2"/>
        <w:numPr>
          <w:ilvl w:val="1"/>
          <w:numId w:val="1"/>
        </w:numPr>
        <w:rPr>
          <w:rFonts w:cs="Times New Roman"/>
          <w:lang w:val="sr-Cyrl-BA"/>
        </w:rPr>
      </w:pPr>
      <w:bookmarkStart w:id="294" w:name="_Toc162247172"/>
      <w:r w:rsidRPr="00A5730F">
        <w:rPr>
          <w:rFonts w:cs="Times New Roman"/>
          <w:lang w:val="sr-Cyrl-BA"/>
        </w:rPr>
        <w:t>Припрема података</w:t>
      </w:r>
      <w:bookmarkEnd w:id="294"/>
    </w:p>
    <w:p w14:paraId="4F22EC73" w14:textId="13531433" w:rsidR="00CB3AED" w:rsidRPr="00BE13A5" w:rsidRDefault="006F0C0A" w:rsidP="00CB3AED">
      <w:pPr>
        <w:pStyle w:val="NoSpacing"/>
        <w:rPr>
          <w:rFonts w:cs="Times New Roman"/>
          <w:lang w:val="sr-Cyrl-BA"/>
        </w:rPr>
      </w:pPr>
      <w:r w:rsidRPr="00A5730F">
        <w:rPr>
          <w:rFonts w:cs="Times New Roman"/>
          <w:lang w:val="sr-Cyrl-BA"/>
        </w:rPr>
        <w:t>Фаза</w:t>
      </w:r>
      <w:r w:rsidR="00CB3AED" w:rsidRPr="00A5730F">
        <w:rPr>
          <w:rFonts w:cs="Times New Roman"/>
          <w:lang w:val="sr-Cyrl-BA"/>
        </w:rPr>
        <w:t xml:space="preserve"> припреме података </w:t>
      </w:r>
      <w:r w:rsidR="00CB3AED" w:rsidRPr="00BE13A5">
        <w:rPr>
          <w:rFonts w:cs="Times New Roman"/>
          <w:lang w:val="sr-Cyrl-BA"/>
        </w:rPr>
        <w:t>укључује чишћење, трансформацију и припрему података за обраду и тренирање модела.</w:t>
      </w:r>
    </w:p>
    <w:p w14:paraId="09D5CD46" w14:textId="77777777" w:rsidR="00CB3AED" w:rsidRPr="00BE13A5" w:rsidRDefault="00CB3AED" w:rsidP="00CB3AED">
      <w:pPr>
        <w:pStyle w:val="NoSpacing"/>
        <w:rPr>
          <w:rFonts w:cs="Times New Roman"/>
          <w:lang w:val="sr-Cyrl-BA"/>
        </w:rPr>
      </w:pPr>
      <w:r w:rsidRPr="00BE13A5">
        <w:rPr>
          <w:rFonts w:cs="Times New Roman"/>
          <w:lang w:val="sr-Cyrl-BA"/>
        </w:rPr>
        <w:t>Једна од најважнијих активности у припреми података је уклањање недостатака и неконзистентности у подацима. То може укључивати исправљање грешака у уносу података, уклањање дуплих записа и неважећих вриједности.</w:t>
      </w:r>
    </w:p>
    <w:p w14:paraId="6A30B392" w14:textId="77777777" w:rsidR="00CB3AED" w:rsidRPr="00BE13A5" w:rsidRDefault="00CB3AED" w:rsidP="00CB3AED">
      <w:pPr>
        <w:pStyle w:val="NoSpacing"/>
        <w:rPr>
          <w:rFonts w:cs="Times New Roman"/>
          <w:lang w:val="sr-Cyrl-BA"/>
        </w:rPr>
      </w:pPr>
      <w:r w:rsidRPr="00BE13A5">
        <w:rPr>
          <w:rFonts w:cs="Times New Roman"/>
          <w:lang w:val="sr-Cyrl-BA"/>
        </w:rPr>
        <w:t xml:space="preserve">Трансформација података укључује обраду података тако да се припреме за тренирање модела. То може укључивати нормализацију података, кодирање категоризацијских промјенљивих и издвајање нових </w:t>
      </w:r>
      <w:r w:rsidR="005564FF" w:rsidRPr="00BE13A5">
        <w:rPr>
          <w:rFonts w:cs="Times New Roman"/>
          <w:lang w:val="sr-Cyrl-BA"/>
        </w:rPr>
        <w:t>атрибута</w:t>
      </w:r>
      <w:r w:rsidRPr="00BE13A5">
        <w:rPr>
          <w:rFonts w:cs="Times New Roman"/>
          <w:lang w:val="sr-Cyrl-BA"/>
        </w:rPr>
        <w:t xml:space="preserve"> из постојећих података.</w:t>
      </w:r>
    </w:p>
    <w:p w14:paraId="6965CA45" w14:textId="753A9721" w:rsidR="00CB3AED" w:rsidRPr="00BE13A5" w:rsidRDefault="00CB3AED" w:rsidP="00CB3AED">
      <w:pPr>
        <w:pStyle w:val="NoSpacing"/>
        <w:rPr>
          <w:rFonts w:cs="Times New Roman"/>
          <w:lang w:val="sr-Cyrl-BA"/>
        </w:rPr>
      </w:pPr>
      <w:r w:rsidRPr="00BE13A5">
        <w:rPr>
          <w:rFonts w:cs="Times New Roman"/>
          <w:lang w:val="sr-Cyrl-BA"/>
        </w:rPr>
        <w:t>Затим, подаци се морају припремити за тренирање модела. То укључује раздвајање података у скупове за тренирање и тестирање, како би се модел тренирао на једном скупу, а потом пров</w:t>
      </w:r>
      <w:r w:rsidR="00503A05" w:rsidRPr="00BE13A5">
        <w:rPr>
          <w:rFonts w:cs="Times New Roman"/>
          <w:lang w:val="sr-Cyrl-BA"/>
        </w:rPr>
        <w:t>ј</w:t>
      </w:r>
      <w:r w:rsidRPr="00BE13A5">
        <w:rPr>
          <w:rFonts w:cs="Times New Roman"/>
          <w:lang w:val="sr-Cyrl-BA"/>
        </w:rPr>
        <w:t>ерио његову перформансу на другом скупу.</w:t>
      </w:r>
    </w:p>
    <w:p w14:paraId="010D97EE" w14:textId="36A748C3" w:rsidR="00D42244" w:rsidRPr="00BE13A5" w:rsidRDefault="00CB3AED" w:rsidP="00CB3AED">
      <w:pPr>
        <w:pStyle w:val="NoSpacing"/>
        <w:rPr>
          <w:rFonts w:cs="Times New Roman"/>
          <w:sz w:val="28"/>
          <w:szCs w:val="32"/>
          <w:lang w:val="sr-Cyrl-BA"/>
        </w:rPr>
      </w:pPr>
      <w:r w:rsidRPr="00BE13A5">
        <w:rPr>
          <w:rFonts w:cs="Times New Roman"/>
          <w:lang w:val="sr-Cyrl-BA"/>
        </w:rPr>
        <w:t>Без добро припремљених података, модел може бити неуспјешан у њиховој предикцији и генерализацији на нове податке.</w:t>
      </w:r>
      <w:customXmlInsRangeStart w:id="295" w:author="Nikola Karpic" w:date="2024-03-25T08:17:00Z"/>
      <w:sdt>
        <w:sdtPr>
          <w:rPr>
            <w:rFonts w:cs="Times New Roman"/>
            <w:lang w:val="sr-Cyrl-BA"/>
          </w:rPr>
          <w:id w:val="1843265068"/>
          <w:citation/>
        </w:sdtPr>
        <w:sdtContent>
          <w:customXmlInsRangeEnd w:id="295"/>
          <w:ins w:id="296" w:author="Nikola Karpic" w:date="2024-03-25T08:17:00Z">
            <w:r w:rsidR="002626A2">
              <w:rPr>
                <w:rFonts w:cs="Times New Roman"/>
                <w:lang w:val="sr-Cyrl-BA"/>
              </w:rPr>
              <w:fldChar w:fldCharType="begin"/>
            </w:r>
            <w:r w:rsidR="002626A2">
              <w:rPr>
                <w:rFonts w:cs="Times New Roman"/>
                <w:lang w:val="sr-Cyrl-BA"/>
              </w:rPr>
              <w:instrText xml:space="preserve"> CITATION Dan19 \l 7194 </w:instrText>
            </w:r>
          </w:ins>
          <w:r w:rsidR="002626A2">
            <w:rPr>
              <w:rFonts w:cs="Times New Roman"/>
              <w:lang w:val="sr-Cyrl-BA"/>
            </w:rPr>
            <w:fldChar w:fldCharType="separate"/>
          </w:r>
          <w:ins w:id="297" w:author="Nikola Karpic" w:date="2024-03-25T08:17:00Z">
            <w:r w:rsidR="002626A2">
              <w:rPr>
                <w:rFonts w:cs="Times New Roman"/>
                <w:noProof/>
                <w:lang w:val="sr-Cyrl-BA"/>
              </w:rPr>
              <w:t xml:space="preserve"> </w:t>
            </w:r>
            <w:r w:rsidR="002626A2" w:rsidRPr="002626A2">
              <w:rPr>
                <w:rFonts w:cs="Times New Roman"/>
                <w:noProof/>
                <w:lang w:val="sr-Cyrl-BA"/>
                <w:rPrChange w:id="298" w:author="Nikola Karpic" w:date="2024-03-25T08:17:00Z">
                  <w:rPr>
                    <w:rFonts w:eastAsia="Times New Roman"/>
                  </w:rPr>
                </w:rPrChange>
              </w:rPr>
              <w:t>[12]</w:t>
            </w:r>
            <w:r w:rsidR="002626A2">
              <w:rPr>
                <w:rFonts w:cs="Times New Roman"/>
                <w:lang w:val="sr-Cyrl-BA"/>
              </w:rPr>
              <w:fldChar w:fldCharType="end"/>
            </w:r>
          </w:ins>
          <w:customXmlInsRangeStart w:id="299" w:author="Nikola Karpic" w:date="2024-03-25T08:17:00Z"/>
        </w:sdtContent>
      </w:sdt>
      <w:customXmlInsRangeEnd w:id="299"/>
      <w:ins w:id="300" w:author="Nikola Karpic" w:date="2024-03-25T08:17:00Z">
        <w:r w:rsidR="002626A2" w:rsidRPr="00BE13A5">
          <w:rPr>
            <w:rFonts w:cs="Times New Roman"/>
            <w:lang w:val="sr-Cyrl-BA"/>
          </w:rPr>
          <w:t xml:space="preserve"> </w:t>
        </w:r>
      </w:ins>
      <w:r w:rsidR="00D42244" w:rsidRPr="00BE13A5">
        <w:rPr>
          <w:rFonts w:cs="Times New Roman"/>
          <w:lang w:val="sr-Cyrl-BA"/>
        </w:rPr>
        <w:br w:type="page"/>
      </w:r>
    </w:p>
    <w:p w14:paraId="018A374B" w14:textId="77777777" w:rsidR="00DF7825" w:rsidRPr="00A5730F" w:rsidRDefault="00C509AB" w:rsidP="00532390">
      <w:pPr>
        <w:pStyle w:val="Heading2"/>
        <w:numPr>
          <w:ilvl w:val="1"/>
          <w:numId w:val="1"/>
        </w:numPr>
        <w:rPr>
          <w:rFonts w:cs="Times New Roman"/>
          <w:lang w:val="sr-Cyrl-BA"/>
        </w:rPr>
      </w:pPr>
      <w:bookmarkStart w:id="301" w:name="_Toc162247173"/>
      <w:r w:rsidRPr="00A5730F">
        <w:rPr>
          <w:rFonts w:cs="Times New Roman"/>
          <w:lang w:val="sr-Cyrl-BA"/>
        </w:rPr>
        <w:lastRenderedPageBreak/>
        <w:t xml:space="preserve">Избор </w:t>
      </w:r>
      <w:r w:rsidR="00AA0F4E" w:rsidRPr="00A5730F">
        <w:rPr>
          <w:rFonts w:cs="Times New Roman"/>
          <w:lang w:val="sr-Cyrl-BA"/>
        </w:rPr>
        <w:t>модела</w:t>
      </w:r>
      <w:bookmarkEnd w:id="301"/>
    </w:p>
    <w:p w14:paraId="2E77E3B5" w14:textId="7D59B33C" w:rsidR="00CB3AED" w:rsidRPr="00BE13A5" w:rsidRDefault="00CB3AED" w:rsidP="00CB3AED">
      <w:pPr>
        <w:pStyle w:val="NoSpacing"/>
        <w:rPr>
          <w:rFonts w:cs="Times New Roman"/>
          <w:lang w:val="sr-Cyrl-BA"/>
        </w:rPr>
      </w:pPr>
      <w:r w:rsidRPr="00BE13A5">
        <w:rPr>
          <w:rFonts w:cs="Times New Roman"/>
          <w:lang w:val="sr-Cyrl-BA"/>
        </w:rPr>
        <w:t xml:space="preserve">Избор модела у машинском учењу подразумијева одабир најприкладнијег алгоритма и имплементацију тог алгоритма у виду модела. Одабир модела се обично темељи на неколико фактора, укључујући тип проблема који се жели ријешити, квалитет и количину прикупљених података и ресурсе </w:t>
      </w:r>
      <w:r w:rsidR="00503A05" w:rsidRPr="00BE13A5">
        <w:rPr>
          <w:rFonts w:cs="Times New Roman"/>
          <w:lang w:val="sr-Cyrl-BA"/>
        </w:rPr>
        <w:t>који су</w:t>
      </w:r>
      <w:r w:rsidRPr="00BE13A5">
        <w:rPr>
          <w:rFonts w:cs="Times New Roman"/>
          <w:lang w:val="sr-Cyrl-BA"/>
        </w:rPr>
        <w:t xml:space="preserve"> на располагању.</w:t>
      </w:r>
    </w:p>
    <w:p w14:paraId="48676337" w14:textId="2EBD5BBF" w:rsidR="00CB3AED" w:rsidRPr="00BE13A5" w:rsidRDefault="006F0C0A" w:rsidP="00CB3AED">
      <w:pPr>
        <w:pStyle w:val="NoSpacing"/>
        <w:rPr>
          <w:rFonts w:cs="Times New Roman"/>
          <w:lang w:val="sr-Cyrl-BA"/>
        </w:rPr>
      </w:pPr>
      <w:r w:rsidRPr="00BE13A5">
        <w:rPr>
          <w:rFonts w:cs="Times New Roman"/>
          <w:lang w:val="sr-Cyrl-BA"/>
        </w:rPr>
        <w:t>И</w:t>
      </w:r>
      <w:r w:rsidR="00CB3AED" w:rsidRPr="00BE13A5">
        <w:rPr>
          <w:rFonts w:cs="Times New Roman"/>
          <w:lang w:val="sr-Cyrl-BA"/>
        </w:rPr>
        <w:t>збор модела се објашњава кроз неколико фаза. Прва ствар коју треба учинити је дефинисати проблем који се жели ријешити.</w:t>
      </w:r>
      <w:sdt>
        <w:sdtPr>
          <w:rPr>
            <w:rFonts w:cs="Times New Roman"/>
            <w:lang w:val="sr-Cyrl-BA"/>
          </w:rPr>
          <w:id w:val="-1552229340"/>
          <w:citation/>
        </w:sdtPr>
        <w:sdtContent>
          <w:r w:rsidRPr="00BE13A5">
            <w:rPr>
              <w:rFonts w:cs="Times New Roman"/>
              <w:lang w:val="sr-Cyrl-BA"/>
            </w:rPr>
            <w:fldChar w:fldCharType="begin"/>
          </w:r>
          <w:r w:rsidRPr="00A5730F">
            <w:rPr>
              <w:rFonts w:cs="Times New Roman"/>
              <w:lang w:val="sr-Cyrl-BA"/>
            </w:rPr>
            <w:instrText xml:space="preserve"> CITATION Alp10 \l 7194 </w:instrText>
          </w:r>
          <w:r w:rsidRPr="00BE13A5">
            <w:rPr>
              <w:rFonts w:cs="Times New Roman"/>
              <w:lang w:val="sr-Cyrl-BA"/>
            </w:rPr>
            <w:fldChar w:fldCharType="separate"/>
          </w:r>
          <w:r w:rsidR="00A927A8">
            <w:rPr>
              <w:rFonts w:cs="Times New Roman"/>
              <w:noProof/>
              <w:lang w:val="sr-Cyrl-BA"/>
            </w:rPr>
            <w:t xml:space="preserve"> </w:t>
          </w:r>
          <w:r w:rsidR="00A927A8" w:rsidRPr="00A927A8">
            <w:rPr>
              <w:rFonts w:cs="Times New Roman"/>
              <w:noProof/>
              <w:lang w:val="sr-Cyrl-BA"/>
            </w:rPr>
            <w:t>[8]</w:t>
          </w:r>
          <w:r w:rsidRPr="00BE13A5">
            <w:rPr>
              <w:rFonts w:cs="Times New Roman"/>
              <w:lang w:val="sr-Cyrl-BA"/>
            </w:rPr>
            <w:fldChar w:fldCharType="end"/>
          </w:r>
        </w:sdtContent>
      </w:sdt>
      <w:r w:rsidR="00CB3AED" w:rsidRPr="00BE13A5">
        <w:rPr>
          <w:rFonts w:cs="Times New Roman"/>
          <w:lang w:val="sr-Cyrl-BA"/>
        </w:rPr>
        <w:t xml:space="preserve"> Ова дефиниција омогућава одабир адекватног типа модела. Након што се дефинише проблем, </w:t>
      </w:r>
      <w:r w:rsidR="00B54DCE" w:rsidRPr="00BE13A5">
        <w:rPr>
          <w:rFonts w:cs="Times New Roman"/>
          <w:lang w:val="sr-Cyrl-BA"/>
        </w:rPr>
        <w:t>сљедећи</w:t>
      </w:r>
      <w:r w:rsidR="00CB3AED" w:rsidRPr="00BE13A5">
        <w:rPr>
          <w:rFonts w:cs="Times New Roman"/>
          <w:lang w:val="sr-Cyrl-BA"/>
        </w:rPr>
        <w:t xml:space="preserve"> корак је преглед релевантних модела и препорука од стране стручњака у пољу.</w:t>
      </w:r>
    </w:p>
    <w:p w14:paraId="415618F9" w14:textId="6A392ACB" w:rsidR="00CB3AED" w:rsidRPr="00BE13A5" w:rsidRDefault="00CB3AED" w:rsidP="00CB3AED">
      <w:pPr>
        <w:pStyle w:val="NoSpacing"/>
        <w:rPr>
          <w:rFonts w:cs="Times New Roman"/>
          <w:lang w:val="sr-Cyrl-BA"/>
        </w:rPr>
      </w:pPr>
      <w:r w:rsidRPr="00BE13A5">
        <w:rPr>
          <w:rFonts w:cs="Times New Roman"/>
          <w:lang w:val="sr-Cyrl-BA"/>
        </w:rPr>
        <w:t>Након што се дефинише проблем и препоруч</w:t>
      </w:r>
      <w:r w:rsidR="006F0C0A" w:rsidRPr="00BE13A5">
        <w:rPr>
          <w:rFonts w:cs="Times New Roman"/>
          <w:lang w:val="sr-Cyrl-BA"/>
        </w:rPr>
        <w:t>и</w:t>
      </w:r>
      <w:r w:rsidRPr="00BE13A5">
        <w:rPr>
          <w:rFonts w:cs="Times New Roman"/>
          <w:lang w:val="sr-Cyrl-BA"/>
        </w:rPr>
        <w:t xml:space="preserve"> неколико модела, </w:t>
      </w:r>
      <w:r w:rsidR="00B54DCE" w:rsidRPr="00BE13A5">
        <w:rPr>
          <w:rFonts w:cs="Times New Roman"/>
          <w:lang w:val="sr-Cyrl-BA"/>
        </w:rPr>
        <w:t>сљедећи</w:t>
      </w:r>
      <w:r w:rsidRPr="00BE13A5">
        <w:rPr>
          <w:rFonts w:cs="Times New Roman"/>
          <w:lang w:val="sr-Cyrl-BA"/>
        </w:rPr>
        <w:t xml:space="preserve"> корак је евалуација ових модела у складу са дефинисаним критеријумима, као што су прецизност, брзина тренирања и примјене, стабилност, робустност, интерпретабилност и сл. </w:t>
      </w:r>
      <w:commentRangeStart w:id="302"/>
      <w:r w:rsidR="003514BA" w:rsidRPr="00A5730F">
        <w:rPr>
          <w:rFonts w:cs="Times New Roman"/>
          <w:lang w:val="sr-Cyrl-BA"/>
        </w:rPr>
        <w:t>С</w:t>
      </w:r>
      <w:r w:rsidR="00B54DCE" w:rsidRPr="00BE13A5">
        <w:rPr>
          <w:rFonts w:cs="Times New Roman"/>
          <w:lang w:val="sr-Cyrl-BA"/>
        </w:rPr>
        <w:t>љедећи</w:t>
      </w:r>
      <w:r w:rsidRPr="00BE13A5">
        <w:rPr>
          <w:rFonts w:cs="Times New Roman"/>
          <w:lang w:val="sr-Cyrl-BA"/>
        </w:rPr>
        <w:t xml:space="preserve"> корак је стварни избор модела на основу испитивања, </w:t>
      </w:r>
      <w:r w:rsidR="003514BA" w:rsidRPr="00A5730F">
        <w:rPr>
          <w:rFonts w:cs="Times New Roman"/>
          <w:lang w:val="sr-Cyrl-BA"/>
        </w:rPr>
        <w:t>искуства</w:t>
      </w:r>
      <w:r w:rsidRPr="00BE13A5">
        <w:rPr>
          <w:rFonts w:cs="Times New Roman"/>
          <w:lang w:val="sr-Cyrl-BA"/>
        </w:rPr>
        <w:t xml:space="preserve"> или мјешавине </w:t>
      </w:r>
      <w:r w:rsidR="003514BA" w:rsidRPr="00A5730F">
        <w:rPr>
          <w:rFonts w:cs="Times New Roman"/>
          <w:lang w:val="sr-Cyrl-BA"/>
        </w:rPr>
        <w:t>та два</w:t>
      </w:r>
      <w:r w:rsidR="003514BA" w:rsidRPr="00BE13A5">
        <w:rPr>
          <w:rFonts w:cs="Times New Roman"/>
          <w:lang w:val="sr-Cyrl-BA"/>
        </w:rPr>
        <w:t xml:space="preserve"> </w:t>
      </w:r>
      <w:r w:rsidRPr="00BE13A5">
        <w:rPr>
          <w:rFonts w:cs="Times New Roman"/>
          <w:lang w:val="sr-Cyrl-BA"/>
        </w:rPr>
        <w:t>приступа.</w:t>
      </w:r>
      <w:commentRangeEnd w:id="302"/>
      <w:r w:rsidR="00AC1390" w:rsidRPr="00BE13A5">
        <w:rPr>
          <w:rStyle w:val="CommentReference"/>
          <w:rFonts w:cs="Times New Roman"/>
          <w:lang w:val="sr-Cyrl-BA"/>
        </w:rPr>
        <w:commentReference w:id="302"/>
      </w:r>
    </w:p>
    <w:p w14:paraId="1F08DE7A" w14:textId="2E2BA5DC" w:rsidR="00CB3AED" w:rsidRPr="00BE13A5" w:rsidRDefault="006F0C0A" w:rsidP="00CB3AED">
      <w:pPr>
        <w:pStyle w:val="NoSpacing"/>
        <w:rPr>
          <w:rFonts w:cs="Times New Roman"/>
          <w:lang w:val="sr-Cyrl-BA"/>
        </w:rPr>
      </w:pPr>
      <w:r w:rsidRPr="00BE13A5">
        <w:rPr>
          <w:rFonts w:cs="Times New Roman"/>
          <w:lang w:val="sr-Cyrl-BA"/>
        </w:rPr>
        <w:t xml:space="preserve">Погрешан </w:t>
      </w:r>
      <w:r w:rsidR="00CB3AED" w:rsidRPr="00BE13A5">
        <w:rPr>
          <w:rFonts w:cs="Times New Roman"/>
          <w:lang w:val="sr-Cyrl-BA"/>
        </w:rPr>
        <w:t xml:space="preserve">избор модела може </w:t>
      </w:r>
      <w:r w:rsidR="003514BA" w:rsidRPr="00BE13A5">
        <w:rPr>
          <w:rFonts w:cs="Times New Roman"/>
          <w:lang w:val="sr-Cyrl-BA"/>
        </w:rPr>
        <w:t>резулт</w:t>
      </w:r>
      <w:r w:rsidR="003514BA" w:rsidRPr="00A5730F">
        <w:rPr>
          <w:rFonts w:cs="Times New Roman"/>
          <w:lang w:val="sr-Cyrl-BA"/>
        </w:rPr>
        <w:t>ов</w:t>
      </w:r>
      <w:r w:rsidR="003514BA" w:rsidRPr="00BE13A5">
        <w:rPr>
          <w:rFonts w:cs="Times New Roman"/>
          <w:lang w:val="sr-Cyrl-BA"/>
        </w:rPr>
        <w:t xml:space="preserve">ати </w:t>
      </w:r>
      <w:r w:rsidR="00CB3AED" w:rsidRPr="00BE13A5">
        <w:rPr>
          <w:rFonts w:cs="Times New Roman"/>
          <w:lang w:val="sr-Cyrl-BA"/>
        </w:rPr>
        <w:t>неадекватним перформансама. Због тога је важно да се врши евалуација различитих модела како би се одабрао најбољи, кориштењем метода попут крос-валидације и евалуације перформанси на тестном скупу података.</w:t>
      </w:r>
    </w:p>
    <w:p w14:paraId="2E6CA766" w14:textId="3BB77636" w:rsidR="00990CFA" w:rsidRPr="00BE13A5" w:rsidRDefault="00CB3AED" w:rsidP="00CB3AED">
      <w:pPr>
        <w:pStyle w:val="NoSpacing"/>
        <w:rPr>
          <w:rFonts w:cs="Times New Roman"/>
          <w:lang w:val="sr-Cyrl-BA"/>
        </w:rPr>
      </w:pPr>
      <w:r w:rsidRPr="00BE13A5">
        <w:rPr>
          <w:rFonts w:cs="Times New Roman"/>
          <w:lang w:val="sr-Cyrl-BA"/>
        </w:rPr>
        <w:t xml:space="preserve">Неки од фактора које треба узети у обзир при одабиру модела су врста проблема, квалитет података и ресурси на располагању. </w:t>
      </w:r>
    </w:p>
    <w:p w14:paraId="1D8D3E20" w14:textId="77777777" w:rsidR="00DF7825" w:rsidRPr="00A5730F" w:rsidRDefault="00AA0F4E" w:rsidP="00532390">
      <w:pPr>
        <w:pStyle w:val="Heading2"/>
        <w:numPr>
          <w:ilvl w:val="1"/>
          <w:numId w:val="1"/>
        </w:numPr>
        <w:rPr>
          <w:rFonts w:cs="Times New Roman"/>
          <w:lang w:val="sr-Cyrl-BA"/>
        </w:rPr>
      </w:pPr>
      <w:bookmarkStart w:id="303" w:name="_Toc162247174"/>
      <w:r w:rsidRPr="00A5730F">
        <w:rPr>
          <w:rFonts w:cs="Times New Roman"/>
          <w:lang w:val="sr-Cyrl-BA"/>
        </w:rPr>
        <w:t>Тренирање модела</w:t>
      </w:r>
      <w:bookmarkEnd w:id="303"/>
    </w:p>
    <w:p w14:paraId="4E950CBE" w14:textId="0BF45054" w:rsidR="009A6B14" w:rsidRPr="00BE13A5" w:rsidRDefault="009A6B14" w:rsidP="009A6B14">
      <w:pPr>
        <w:pStyle w:val="NoSpacing"/>
        <w:rPr>
          <w:rFonts w:cs="Times New Roman"/>
          <w:lang w:val="sr-Cyrl-BA"/>
        </w:rPr>
      </w:pPr>
      <w:r w:rsidRPr="00BE13A5">
        <w:rPr>
          <w:rFonts w:cs="Times New Roman"/>
          <w:lang w:val="sr-Cyrl-BA"/>
        </w:rPr>
        <w:t xml:space="preserve">Тренирање модела у машинском учењу представља процес у коме се моделу дају подаци како би се научио како да </w:t>
      </w:r>
      <w:r w:rsidR="00503A05" w:rsidRPr="00BE13A5">
        <w:rPr>
          <w:rFonts w:cs="Times New Roman"/>
          <w:lang w:val="sr-Cyrl-BA"/>
        </w:rPr>
        <w:t>предвиди резултате за</w:t>
      </w:r>
      <w:r w:rsidRPr="00BE13A5">
        <w:rPr>
          <w:rFonts w:cs="Times New Roman"/>
          <w:lang w:val="sr-Cyrl-BA"/>
        </w:rPr>
        <w:t xml:space="preserve"> нове примјере. </w:t>
      </w:r>
      <w:r w:rsidR="006F0C0A" w:rsidRPr="00BE13A5">
        <w:rPr>
          <w:rFonts w:cs="Times New Roman"/>
          <w:lang w:val="sr-Cyrl-BA"/>
        </w:rPr>
        <w:t>Тренинг</w:t>
      </w:r>
      <w:r w:rsidRPr="00BE13A5">
        <w:rPr>
          <w:rFonts w:cs="Times New Roman"/>
          <w:lang w:val="sr-Cyrl-BA"/>
        </w:rPr>
        <w:t xml:space="preserve"> модела </w:t>
      </w:r>
      <w:r w:rsidR="006F0C0A" w:rsidRPr="00BE13A5">
        <w:rPr>
          <w:rFonts w:cs="Times New Roman"/>
          <w:lang w:val="sr-Cyrl-BA"/>
        </w:rPr>
        <w:t xml:space="preserve">се може описати </w:t>
      </w:r>
      <w:r w:rsidRPr="00BE13A5">
        <w:rPr>
          <w:rFonts w:cs="Times New Roman"/>
          <w:lang w:val="sr-Cyrl-BA"/>
        </w:rPr>
        <w:t>као процес оптимизације функције губитка (</w:t>
      </w:r>
      <w:r w:rsidR="00503A05" w:rsidRPr="00BE13A5">
        <w:rPr>
          <w:rFonts w:cs="Times New Roman"/>
          <w:i/>
          <w:iCs/>
          <w:lang w:val="sr-Cyrl-BA"/>
        </w:rPr>
        <w:t>енг.</w:t>
      </w:r>
      <w:r w:rsidR="00503A05" w:rsidRPr="00A5730F">
        <w:rPr>
          <w:rFonts w:cs="Times New Roman"/>
          <w:lang w:val="sr-Cyrl-BA"/>
        </w:rPr>
        <w:t xml:space="preserve"> </w:t>
      </w:r>
      <w:r w:rsidR="006D6E7B" w:rsidRPr="00BE13A5">
        <w:rPr>
          <w:rFonts w:cs="Times New Roman"/>
          <w:i/>
          <w:iCs/>
          <w:lang w:val="sr-Cyrl-BA"/>
        </w:rPr>
        <w:t>L</w:t>
      </w:r>
      <w:r w:rsidR="003514BA" w:rsidRPr="00BE13A5">
        <w:rPr>
          <w:rFonts w:cs="Times New Roman"/>
          <w:i/>
          <w:iCs/>
          <w:lang w:val="sr-Cyrl-BA"/>
        </w:rPr>
        <w:t xml:space="preserve">oss </w:t>
      </w:r>
      <w:r w:rsidR="006D6E7B" w:rsidRPr="00BE13A5">
        <w:rPr>
          <w:rFonts w:cs="Times New Roman"/>
          <w:i/>
          <w:iCs/>
          <w:lang w:val="sr-Cyrl-BA"/>
        </w:rPr>
        <w:t>F</w:t>
      </w:r>
      <w:r w:rsidR="003514BA" w:rsidRPr="00BE13A5">
        <w:rPr>
          <w:rFonts w:cs="Times New Roman"/>
          <w:i/>
          <w:iCs/>
          <w:lang w:val="sr-Cyrl-BA"/>
        </w:rPr>
        <w:t>unction</w:t>
      </w:r>
      <w:r w:rsidRPr="00BE13A5">
        <w:rPr>
          <w:rFonts w:cs="Times New Roman"/>
          <w:lang w:val="sr-Cyrl-BA"/>
        </w:rPr>
        <w:t>) или функције циља (</w:t>
      </w:r>
      <w:r w:rsidR="00503A05" w:rsidRPr="00BE13A5">
        <w:rPr>
          <w:rFonts w:cs="Times New Roman"/>
          <w:i/>
          <w:iCs/>
          <w:lang w:val="sr-Cyrl-BA"/>
        </w:rPr>
        <w:t>енг.</w:t>
      </w:r>
      <w:r w:rsidR="00503A05" w:rsidRPr="00BE13A5">
        <w:rPr>
          <w:rFonts w:cs="Times New Roman"/>
          <w:lang w:val="sr-Cyrl-BA"/>
        </w:rPr>
        <w:t xml:space="preserve"> </w:t>
      </w:r>
      <w:r w:rsidR="006D6E7B" w:rsidRPr="00BE13A5">
        <w:rPr>
          <w:rFonts w:cs="Times New Roman"/>
          <w:i/>
          <w:iCs/>
          <w:lang w:val="sr-Cyrl-BA"/>
        </w:rPr>
        <w:t>O</w:t>
      </w:r>
      <w:r w:rsidR="003514BA" w:rsidRPr="00BE13A5">
        <w:rPr>
          <w:rFonts w:cs="Times New Roman"/>
          <w:i/>
          <w:iCs/>
          <w:lang w:val="sr-Cyrl-BA"/>
        </w:rPr>
        <w:t xml:space="preserve">bjective </w:t>
      </w:r>
      <w:r w:rsidR="006D6E7B" w:rsidRPr="00BE13A5">
        <w:rPr>
          <w:rFonts w:cs="Times New Roman"/>
          <w:i/>
          <w:iCs/>
          <w:lang w:val="sr-Cyrl-BA"/>
        </w:rPr>
        <w:t>F</w:t>
      </w:r>
      <w:r w:rsidRPr="00BE13A5">
        <w:rPr>
          <w:rFonts w:cs="Times New Roman"/>
          <w:i/>
          <w:iCs/>
          <w:lang w:val="sr-Cyrl-BA"/>
        </w:rPr>
        <w:t>unction</w:t>
      </w:r>
      <w:r w:rsidRPr="00BE13A5">
        <w:rPr>
          <w:rFonts w:cs="Times New Roman"/>
          <w:lang w:val="sr-Cyrl-BA"/>
        </w:rPr>
        <w:t>).</w:t>
      </w:r>
      <w:sdt>
        <w:sdtPr>
          <w:rPr>
            <w:rFonts w:cs="Times New Roman"/>
            <w:lang w:val="sr-Cyrl-BA"/>
          </w:rPr>
          <w:id w:val="-1145900020"/>
          <w:citation/>
        </w:sdtPr>
        <w:sdtContent>
          <w:r w:rsidR="006F0C0A" w:rsidRPr="00BE13A5">
            <w:rPr>
              <w:rFonts w:cs="Times New Roman"/>
              <w:lang w:val="sr-Cyrl-BA"/>
            </w:rPr>
            <w:fldChar w:fldCharType="begin"/>
          </w:r>
          <w:r w:rsidR="006F0C0A" w:rsidRPr="00A5730F">
            <w:rPr>
              <w:rFonts w:cs="Times New Roman"/>
              <w:lang w:val="sr-Cyrl-BA"/>
            </w:rPr>
            <w:instrText xml:space="preserve"> CITATION Alp10 \l 7194 </w:instrText>
          </w:r>
          <w:r w:rsidR="006F0C0A" w:rsidRPr="00BE13A5">
            <w:rPr>
              <w:rFonts w:cs="Times New Roman"/>
              <w:lang w:val="sr-Cyrl-BA"/>
            </w:rPr>
            <w:fldChar w:fldCharType="separate"/>
          </w:r>
          <w:r w:rsidR="00A927A8">
            <w:rPr>
              <w:rFonts w:cs="Times New Roman"/>
              <w:noProof/>
              <w:lang w:val="sr-Cyrl-BA"/>
            </w:rPr>
            <w:t xml:space="preserve"> </w:t>
          </w:r>
          <w:r w:rsidR="00A927A8" w:rsidRPr="00A927A8">
            <w:rPr>
              <w:rFonts w:cs="Times New Roman"/>
              <w:noProof/>
              <w:lang w:val="sr-Cyrl-BA"/>
            </w:rPr>
            <w:t>[8]</w:t>
          </w:r>
          <w:r w:rsidR="006F0C0A" w:rsidRPr="00BE13A5">
            <w:rPr>
              <w:rFonts w:cs="Times New Roman"/>
              <w:lang w:val="sr-Cyrl-BA"/>
            </w:rPr>
            <w:fldChar w:fldCharType="end"/>
          </w:r>
        </w:sdtContent>
      </w:sdt>
      <w:r w:rsidRPr="00BE13A5">
        <w:rPr>
          <w:rFonts w:cs="Times New Roman"/>
          <w:lang w:val="sr-Cyrl-BA"/>
        </w:rPr>
        <w:t xml:space="preserve"> Функција губитка одређује колико је добар модел у предвиђању, а функција циља се користи за оптимизацију модела у смислу да се максимизије та функција.</w:t>
      </w:r>
    </w:p>
    <w:p w14:paraId="4716BAED" w14:textId="1FBE89DD" w:rsidR="009A6B14" w:rsidRPr="00BE13A5" w:rsidRDefault="009A6B14" w:rsidP="009A6B14">
      <w:pPr>
        <w:pStyle w:val="NoSpacing"/>
        <w:rPr>
          <w:rFonts w:cs="Times New Roman"/>
          <w:lang w:val="sr-Cyrl-BA"/>
        </w:rPr>
      </w:pPr>
      <w:r w:rsidRPr="00BE13A5">
        <w:rPr>
          <w:rFonts w:cs="Times New Roman"/>
          <w:lang w:val="sr-Cyrl-BA"/>
        </w:rPr>
        <w:t xml:space="preserve">Процес </w:t>
      </w:r>
      <w:r w:rsidR="00503A05" w:rsidRPr="00BE13A5">
        <w:rPr>
          <w:rFonts w:cs="Times New Roman"/>
          <w:lang w:val="sr-Cyrl-BA"/>
        </w:rPr>
        <w:t>тренирања</w:t>
      </w:r>
      <w:r w:rsidRPr="00BE13A5">
        <w:rPr>
          <w:rFonts w:cs="Times New Roman"/>
          <w:lang w:val="sr-Cyrl-BA"/>
        </w:rPr>
        <w:t xml:space="preserve"> се обично спроводи коришћењем алгоритама за оптимизацију као што су градијентно спуштање (</w:t>
      </w:r>
      <w:r w:rsidR="006F0C0A" w:rsidRPr="00BE13A5">
        <w:rPr>
          <w:rFonts w:cs="Times New Roman"/>
          <w:i/>
          <w:iCs/>
          <w:lang w:val="sr-Cyrl-BA"/>
        </w:rPr>
        <w:t xml:space="preserve">енг. </w:t>
      </w:r>
      <w:r w:rsidR="006D6E7B" w:rsidRPr="00BE13A5">
        <w:rPr>
          <w:rFonts w:cs="Times New Roman"/>
          <w:i/>
          <w:iCs/>
          <w:lang w:val="sr-Cyrl-BA"/>
        </w:rPr>
        <w:t>G</w:t>
      </w:r>
      <w:r w:rsidR="003514BA" w:rsidRPr="00BE13A5">
        <w:rPr>
          <w:rFonts w:cs="Times New Roman"/>
          <w:i/>
          <w:iCs/>
          <w:lang w:val="sr-Cyrl-BA"/>
        </w:rPr>
        <w:t xml:space="preserve">radient </w:t>
      </w:r>
      <w:r w:rsidR="006D6E7B" w:rsidRPr="00BE13A5">
        <w:rPr>
          <w:rFonts w:cs="Times New Roman"/>
          <w:i/>
          <w:iCs/>
          <w:lang w:val="sr-Cyrl-BA"/>
        </w:rPr>
        <w:t>D</w:t>
      </w:r>
      <w:r w:rsidR="003514BA" w:rsidRPr="00BE13A5">
        <w:rPr>
          <w:rFonts w:cs="Times New Roman"/>
          <w:i/>
          <w:iCs/>
          <w:lang w:val="sr-Cyrl-BA"/>
        </w:rPr>
        <w:t>escent</w:t>
      </w:r>
      <w:r w:rsidRPr="00BE13A5">
        <w:rPr>
          <w:rFonts w:cs="Times New Roman"/>
          <w:lang w:val="sr-Cyrl-BA"/>
        </w:rPr>
        <w:t xml:space="preserve">), стохастичко градијентно спуштање и други. Модел се тренира користећи тренинг податке, а затим се </w:t>
      </w:r>
      <w:r w:rsidR="006F0C0A" w:rsidRPr="00BE13A5">
        <w:rPr>
          <w:rFonts w:cs="Times New Roman"/>
          <w:lang w:val="sr-Cyrl-BA"/>
        </w:rPr>
        <w:t>оцјењује</w:t>
      </w:r>
      <w:r w:rsidRPr="00BE13A5">
        <w:rPr>
          <w:rFonts w:cs="Times New Roman"/>
          <w:lang w:val="sr-Cyrl-BA"/>
        </w:rPr>
        <w:t xml:space="preserve"> користећи валидационе податке.</w:t>
      </w:r>
    </w:p>
    <w:p w14:paraId="4E0DF123" w14:textId="6BBB981B" w:rsidR="009A6B14" w:rsidRPr="00BE13A5" w:rsidRDefault="009A6B14" w:rsidP="009A6B14">
      <w:pPr>
        <w:pStyle w:val="NoSpacing"/>
        <w:rPr>
          <w:rFonts w:cs="Times New Roman"/>
          <w:lang w:val="sr-Cyrl-BA"/>
        </w:rPr>
      </w:pPr>
      <w:r w:rsidRPr="00BE13A5">
        <w:rPr>
          <w:rFonts w:cs="Times New Roman"/>
          <w:lang w:val="sr-Cyrl-BA"/>
        </w:rPr>
        <w:t xml:space="preserve">Након што је модел трениран, вриједност функције губитка се смањује, што значи да модел постаје бољи у предвиђању. Укупан број епоха </w:t>
      </w:r>
      <w:r w:rsidR="00667899" w:rsidRPr="00BE13A5">
        <w:rPr>
          <w:rFonts w:cs="Times New Roman"/>
          <w:lang w:val="sr-Cyrl-BA"/>
        </w:rPr>
        <w:t xml:space="preserve">кроз </w:t>
      </w:r>
      <w:r w:rsidRPr="00BE13A5">
        <w:rPr>
          <w:rFonts w:cs="Times New Roman"/>
          <w:lang w:val="sr-Cyrl-BA"/>
        </w:rPr>
        <w:t>које се тренира модел може варирати, а одлука о томе када прекинути трени</w:t>
      </w:r>
      <w:r w:rsidR="002B1D14" w:rsidRPr="00BE13A5">
        <w:rPr>
          <w:rFonts w:cs="Times New Roman"/>
          <w:lang w:val="sr-Cyrl-BA"/>
        </w:rPr>
        <w:t>рање</w:t>
      </w:r>
      <w:r w:rsidRPr="00BE13A5">
        <w:rPr>
          <w:rFonts w:cs="Times New Roman"/>
          <w:lang w:val="sr-Cyrl-BA"/>
        </w:rPr>
        <w:t xml:space="preserve"> зависи од многих фактора, као што су сложеност модела, величина скупа података, брзина оптимизације итд.</w:t>
      </w:r>
    </w:p>
    <w:p w14:paraId="07E899CB" w14:textId="16C74630" w:rsidR="009C5046" w:rsidRPr="00BE13A5" w:rsidRDefault="001176D8" w:rsidP="009A6B14">
      <w:pPr>
        <w:pStyle w:val="NoSpacing"/>
        <w:rPr>
          <w:rFonts w:cs="Times New Roman"/>
          <w:lang w:val="sr-Cyrl-BA"/>
        </w:rPr>
      </w:pPr>
      <w:r w:rsidRPr="00BE13A5">
        <w:rPr>
          <w:rFonts w:cs="Times New Roman"/>
          <w:lang w:val="sr-Cyrl-BA"/>
        </w:rPr>
        <w:t>П</w:t>
      </w:r>
      <w:r w:rsidR="009A6B14" w:rsidRPr="00BE13A5">
        <w:rPr>
          <w:rFonts w:cs="Times New Roman"/>
          <w:lang w:val="sr-Cyrl-BA"/>
        </w:rPr>
        <w:t>роцес тренирања модела није увијек једноставан и може захт</w:t>
      </w:r>
      <w:r w:rsidR="00D12B54" w:rsidRPr="00BE13A5">
        <w:rPr>
          <w:rFonts w:cs="Times New Roman"/>
          <w:lang w:val="sr-Cyrl-BA"/>
        </w:rPr>
        <w:t>и</w:t>
      </w:r>
      <w:r w:rsidR="009A6B14" w:rsidRPr="00BE13A5">
        <w:rPr>
          <w:rFonts w:cs="Times New Roman"/>
          <w:lang w:val="sr-Cyrl-BA"/>
        </w:rPr>
        <w:t>јевати велике ресурсе, посебно ако се користе комплексни модели или велики скупови података</w:t>
      </w:r>
      <w:r w:rsidRPr="00BE13A5">
        <w:rPr>
          <w:rFonts w:cs="Times New Roman"/>
          <w:lang w:val="sr-Cyrl-BA"/>
        </w:rPr>
        <w:t>, па</w:t>
      </w:r>
      <w:r w:rsidR="009A6B14" w:rsidRPr="00BE13A5">
        <w:rPr>
          <w:rFonts w:cs="Times New Roman"/>
          <w:lang w:val="sr-Cyrl-BA"/>
        </w:rPr>
        <w:t xml:space="preserve"> је важно </w:t>
      </w:r>
      <w:r w:rsidRPr="00BE13A5">
        <w:rPr>
          <w:rFonts w:cs="Times New Roman"/>
          <w:lang w:val="sr-Cyrl-BA"/>
        </w:rPr>
        <w:t>искористити га на одговарајући начин,</w:t>
      </w:r>
      <w:r w:rsidR="009A6B14" w:rsidRPr="00BE13A5">
        <w:rPr>
          <w:rFonts w:cs="Times New Roman"/>
          <w:lang w:val="sr-Cyrl-BA"/>
        </w:rPr>
        <w:t xml:space="preserve"> како би се постигла адекватна предикција и генерализација модела на нове податке.</w:t>
      </w:r>
      <w:r w:rsidR="009C5046" w:rsidRPr="00BE13A5">
        <w:rPr>
          <w:rFonts w:cs="Times New Roman"/>
          <w:lang w:val="sr-Cyrl-BA"/>
        </w:rPr>
        <w:br w:type="page"/>
      </w:r>
    </w:p>
    <w:p w14:paraId="0160BE91" w14:textId="77777777" w:rsidR="00DF7825" w:rsidRPr="00A5730F" w:rsidRDefault="00C509AB" w:rsidP="00532390">
      <w:pPr>
        <w:pStyle w:val="Heading2"/>
        <w:numPr>
          <w:ilvl w:val="1"/>
          <w:numId w:val="1"/>
        </w:numPr>
        <w:rPr>
          <w:rFonts w:cs="Times New Roman"/>
          <w:lang w:val="sr-Cyrl-BA"/>
        </w:rPr>
      </w:pPr>
      <w:bookmarkStart w:id="304" w:name="_Toc162247175"/>
      <w:r w:rsidRPr="00A5730F">
        <w:rPr>
          <w:rFonts w:cs="Times New Roman"/>
          <w:lang w:val="sr-Cyrl-BA"/>
        </w:rPr>
        <w:lastRenderedPageBreak/>
        <w:t>Оцјењивање модела</w:t>
      </w:r>
      <w:bookmarkEnd w:id="304"/>
    </w:p>
    <w:p w14:paraId="777B6E87" w14:textId="77777777" w:rsidR="009A6B14" w:rsidRPr="00BE13A5" w:rsidRDefault="009A6B14" w:rsidP="009A6B14">
      <w:pPr>
        <w:pStyle w:val="NoSpacing"/>
        <w:rPr>
          <w:rFonts w:cs="Times New Roman"/>
          <w:lang w:val="sr-Cyrl-BA"/>
        </w:rPr>
      </w:pPr>
      <w:r w:rsidRPr="00BE13A5">
        <w:rPr>
          <w:rFonts w:cs="Times New Roman"/>
          <w:lang w:val="sr-Cyrl-BA"/>
        </w:rPr>
        <w:t>Оцјена перформанси модела се користи како би се процијенила његова способност предвиђања, што омогућава праћење и тестирање квалитета модела.</w:t>
      </w:r>
    </w:p>
    <w:p w14:paraId="554C378A" w14:textId="2F9A2728" w:rsidR="009A6B14" w:rsidRPr="00BE13A5" w:rsidRDefault="009A6B14" w:rsidP="009A6B14">
      <w:pPr>
        <w:pStyle w:val="NoSpacing"/>
        <w:rPr>
          <w:rFonts w:cs="Times New Roman"/>
          <w:lang w:val="sr-Cyrl-BA"/>
        </w:rPr>
      </w:pPr>
      <w:r w:rsidRPr="00BE13A5">
        <w:rPr>
          <w:rFonts w:cs="Times New Roman"/>
          <w:lang w:val="sr-Cyrl-BA"/>
        </w:rPr>
        <w:t>Постоје различите методе за оцјењивање модела, укључујући унакрсну провјеру (</w:t>
      </w:r>
      <w:r w:rsidR="00667899" w:rsidRPr="00BE13A5">
        <w:rPr>
          <w:rFonts w:cs="Times New Roman"/>
          <w:i/>
          <w:iCs/>
          <w:lang w:val="sr-Cyrl-BA"/>
        </w:rPr>
        <w:t>енг.</w:t>
      </w:r>
      <w:r w:rsidR="00667899" w:rsidRPr="00BE13A5">
        <w:rPr>
          <w:rFonts w:cs="Times New Roman"/>
          <w:lang w:val="sr-Cyrl-BA"/>
        </w:rPr>
        <w:t xml:space="preserve"> </w:t>
      </w:r>
      <w:r w:rsidR="00CD2684" w:rsidRPr="00BE13A5">
        <w:rPr>
          <w:rFonts w:cs="Times New Roman"/>
          <w:i/>
          <w:iCs/>
          <w:lang w:val="sr-Cyrl-BA"/>
        </w:rPr>
        <w:t>C</w:t>
      </w:r>
      <w:r w:rsidR="003514BA" w:rsidRPr="00BE13A5">
        <w:rPr>
          <w:rFonts w:cs="Times New Roman"/>
          <w:i/>
          <w:iCs/>
          <w:lang w:val="sr-Cyrl-BA"/>
        </w:rPr>
        <w:t>ross</w:t>
      </w:r>
      <w:r w:rsidRPr="00BE13A5">
        <w:rPr>
          <w:rFonts w:cs="Times New Roman"/>
          <w:i/>
          <w:iCs/>
          <w:lang w:val="sr-Cyrl-BA"/>
        </w:rPr>
        <w:t>-</w:t>
      </w:r>
      <w:r w:rsidR="00CD2684" w:rsidRPr="00BE13A5">
        <w:rPr>
          <w:rFonts w:cs="Times New Roman"/>
          <w:i/>
          <w:iCs/>
          <w:lang w:val="sr-Cyrl-BA"/>
        </w:rPr>
        <w:t>Validation</w:t>
      </w:r>
      <w:r w:rsidRPr="00BE13A5">
        <w:rPr>
          <w:rFonts w:cs="Times New Roman"/>
          <w:lang w:val="sr-Cyrl-BA"/>
        </w:rPr>
        <w:t>), провјеру са непознатим скупом података (</w:t>
      </w:r>
      <w:r w:rsidR="00667899" w:rsidRPr="00BE13A5">
        <w:rPr>
          <w:rFonts w:cs="Times New Roman"/>
          <w:i/>
          <w:iCs/>
          <w:lang w:val="sr-Cyrl-BA"/>
        </w:rPr>
        <w:t>енг.</w:t>
      </w:r>
      <w:r w:rsidR="00667899" w:rsidRPr="00BE13A5">
        <w:rPr>
          <w:rFonts w:cs="Times New Roman"/>
          <w:lang w:val="sr-Cyrl-BA"/>
        </w:rPr>
        <w:t xml:space="preserve"> </w:t>
      </w:r>
      <w:r w:rsidR="00CD2684" w:rsidRPr="00BE13A5">
        <w:rPr>
          <w:rFonts w:cs="Times New Roman"/>
          <w:i/>
          <w:iCs/>
          <w:lang w:val="sr-Cyrl-BA"/>
        </w:rPr>
        <w:t>H</w:t>
      </w:r>
      <w:r w:rsidR="003514BA" w:rsidRPr="00BE13A5">
        <w:rPr>
          <w:rFonts w:cs="Times New Roman"/>
          <w:i/>
          <w:iCs/>
          <w:lang w:val="sr-Cyrl-BA"/>
        </w:rPr>
        <w:t xml:space="preserve">oldout </w:t>
      </w:r>
      <w:r w:rsidR="00CD2684" w:rsidRPr="00BE13A5">
        <w:rPr>
          <w:rFonts w:cs="Times New Roman"/>
          <w:i/>
          <w:iCs/>
          <w:lang w:val="sr-Cyrl-BA"/>
        </w:rPr>
        <w:t>V</w:t>
      </w:r>
      <w:r w:rsidR="003514BA" w:rsidRPr="00BE13A5">
        <w:rPr>
          <w:rFonts w:cs="Times New Roman"/>
          <w:i/>
          <w:iCs/>
          <w:lang w:val="sr-Cyrl-BA"/>
        </w:rPr>
        <w:t>alidation</w:t>
      </w:r>
      <w:r w:rsidRPr="00BE13A5">
        <w:rPr>
          <w:rFonts w:cs="Times New Roman"/>
          <w:lang w:val="sr-Cyrl-BA"/>
        </w:rPr>
        <w:t>) и процјену грешке (</w:t>
      </w:r>
      <w:r w:rsidR="00667899" w:rsidRPr="00BE13A5">
        <w:rPr>
          <w:rFonts w:cs="Times New Roman"/>
          <w:i/>
          <w:iCs/>
          <w:lang w:val="sr-Cyrl-BA"/>
        </w:rPr>
        <w:t>енг.</w:t>
      </w:r>
      <w:r w:rsidR="00667899" w:rsidRPr="00BE13A5">
        <w:rPr>
          <w:rFonts w:cs="Times New Roman"/>
          <w:lang w:val="sr-Cyrl-BA"/>
        </w:rPr>
        <w:t xml:space="preserve"> </w:t>
      </w:r>
      <w:r w:rsidR="00CD2684" w:rsidRPr="00BE13A5">
        <w:rPr>
          <w:rFonts w:cs="Times New Roman"/>
          <w:i/>
          <w:iCs/>
          <w:lang w:val="sr-Cyrl-BA"/>
        </w:rPr>
        <w:t>E</w:t>
      </w:r>
      <w:r w:rsidR="003514BA" w:rsidRPr="00BE13A5">
        <w:rPr>
          <w:rFonts w:cs="Times New Roman"/>
          <w:i/>
          <w:iCs/>
          <w:lang w:val="sr-Cyrl-BA"/>
        </w:rPr>
        <w:t xml:space="preserve">rror </w:t>
      </w:r>
      <w:r w:rsidR="00CD2684" w:rsidRPr="00BE13A5">
        <w:rPr>
          <w:rFonts w:cs="Times New Roman"/>
          <w:i/>
          <w:iCs/>
          <w:lang w:val="sr-Cyrl-BA"/>
        </w:rPr>
        <w:t>E</w:t>
      </w:r>
      <w:r w:rsidR="003514BA" w:rsidRPr="00BE13A5">
        <w:rPr>
          <w:rFonts w:cs="Times New Roman"/>
          <w:i/>
          <w:iCs/>
          <w:lang w:val="sr-Cyrl-BA"/>
        </w:rPr>
        <w:t>stimation</w:t>
      </w:r>
      <w:r w:rsidRPr="00BE13A5">
        <w:rPr>
          <w:rFonts w:cs="Times New Roman"/>
          <w:lang w:val="sr-Cyrl-BA"/>
        </w:rPr>
        <w:t>). Ове процедуре оцјењивања користе се за одређивање прецизности модела, капацитета генерализације и сличних мјера квалитете.</w:t>
      </w:r>
    </w:p>
    <w:p w14:paraId="67FB904F" w14:textId="005155DA" w:rsidR="009A6B14" w:rsidRPr="00BE13A5" w:rsidRDefault="00667899" w:rsidP="009A6B14">
      <w:pPr>
        <w:pStyle w:val="NoSpacing"/>
        <w:rPr>
          <w:rFonts w:cs="Times New Roman"/>
          <w:lang w:val="sr-Cyrl-BA"/>
        </w:rPr>
      </w:pPr>
      <w:r w:rsidRPr="00BE13A5">
        <w:rPr>
          <w:rFonts w:cs="Times New Roman"/>
          <w:lang w:val="sr-Cyrl-BA"/>
        </w:rPr>
        <w:t xml:space="preserve">Постоје </w:t>
      </w:r>
      <w:r w:rsidR="009A6B14" w:rsidRPr="00BE13A5">
        <w:rPr>
          <w:rFonts w:cs="Times New Roman"/>
          <w:lang w:val="sr-Cyrl-BA"/>
        </w:rPr>
        <w:t>различити критери</w:t>
      </w:r>
      <w:r w:rsidR="007A7A60" w:rsidRPr="00BE13A5">
        <w:rPr>
          <w:rFonts w:cs="Times New Roman"/>
          <w:lang w:val="sr-Cyrl-BA"/>
        </w:rPr>
        <w:t>ј</w:t>
      </w:r>
      <w:r w:rsidRPr="00BE13A5">
        <w:rPr>
          <w:rFonts w:cs="Times New Roman"/>
          <w:lang w:val="sr-Cyrl-BA"/>
        </w:rPr>
        <w:t>уми</w:t>
      </w:r>
      <w:r w:rsidR="009A6B14" w:rsidRPr="00BE13A5">
        <w:rPr>
          <w:rFonts w:cs="Times New Roman"/>
          <w:lang w:val="sr-Cyrl-BA"/>
        </w:rPr>
        <w:t xml:space="preserve"> за оцјењивање модела, укључујући прецизност (</w:t>
      </w:r>
      <w:r w:rsidRPr="00BE13A5">
        <w:rPr>
          <w:rFonts w:cs="Times New Roman"/>
          <w:i/>
          <w:iCs/>
          <w:lang w:val="sr-Cyrl-BA"/>
        </w:rPr>
        <w:t>енг.</w:t>
      </w:r>
      <w:r w:rsidRPr="00BE13A5">
        <w:rPr>
          <w:rFonts w:cs="Times New Roman"/>
          <w:lang w:val="sr-Cyrl-BA"/>
        </w:rPr>
        <w:t xml:space="preserve"> </w:t>
      </w:r>
      <w:r w:rsidR="00CD2684" w:rsidRPr="00BE13A5">
        <w:rPr>
          <w:rFonts w:cs="Times New Roman"/>
          <w:i/>
          <w:iCs/>
          <w:lang w:val="sr-Cyrl-BA"/>
        </w:rPr>
        <w:t>A</w:t>
      </w:r>
      <w:r w:rsidR="003514BA" w:rsidRPr="00BE13A5">
        <w:rPr>
          <w:rFonts w:cs="Times New Roman"/>
          <w:i/>
          <w:iCs/>
          <w:lang w:val="sr-Cyrl-BA"/>
        </w:rPr>
        <w:t>ccuracy</w:t>
      </w:r>
      <w:r w:rsidR="009A6B14" w:rsidRPr="00BE13A5">
        <w:rPr>
          <w:rFonts w:cs="Times New Roman"/>
          <w:lang w:val="sr-Cyrl-BA"/>
        </w:rPr>
        <w:t>), прецизност учења (</w:t>
      </w:r>
      <w:r w:rsidRPr="00BE13A5">
        <w:rPr>
          <w:rFonts w:cs="Times New Roman"/>
          <w:i/>
          <w:iCs/>
          <w:lang w:val="sr-Cyrl-BA"/>
        </w:rPr>
        <w:t>енг.</w:t>
      </w:r>
      <w:r w:rsidRPr="00BE13A5">
        <w:rPr>
          <w:rFonts w:cs="Times New Roman"/>
          <w:lang w:val="sr-Cyrl-BA"/>
        </w:rPr>
        <w:t xml:space="preserve"> </w:t>
      </w:r>
      <w:r w:rsidR="00CD2684" w:rsidRPr="00BE13A5">
        <w:rPr>
          <w:rFonts w:cs="Times New Roman"/>
          <w:i/>
          <w:iCs/>
          <w:lang w:val="sr-Cyrl-BA"/>
        </w:rPr>
        <w:t>L</w:t>
      </w:r>
      <w:r w:rsidR="003514BA" w:rsidRPr="00BE13A5">
        <w:rPr>
          <w:rFonts w:cs="Times New Roman"/>
          <w:i/>
          <w:iCs/>
          <w:lang w:val="sr-Cyrl-BA"/>
        </w:rPr>
        <w:t xml:space="preserve">earning </w:t>
      </w:r>
      <w:r w:rsidR="00CD2684" w:rsidRPr="00BE13A5">
        <w:rPr>
          <w:rFonts w:cs="Times New Roman"/>
          <w:i/>
          <w:iCs/>
          <w:lang w:val="sr-Cyrl-BA"/>
        </w:rPr>
        <w:t>A</w:t>
      </w:r>
      <w:r w:rsidR="003514BA" w:rsidRPr="00BE13A5">
        <w:rPr>
          <w:rFonts w:cs="Times New Roman"/>
          <w:i/>
          <w:iCs/>
          <w:lang w:val="sr-Cyrl-BA"/>
        </w:rPr>
        <w:t>ccuracy</w:t>
      </w:r>
      <w:r w:rsidR="009A6B14" w:rsidRPr="00BE13A5">
        <w:rPr>
          <w:rFonts w:cs="Times New Roman"/>
          <w:lang w:val="sr-Cyrl-BA"/>
        </w:rPr>
        <w:t>), прецизност генерализације (</w:t>
      </w:r>
      <w:r w:rsidRPr="00BE13A5">
        <w:rPr>
          <w:rFonts w:cs="Times New Roman"/>
          <w:i/>
          <w:iCs/>
          <w:lang w:val="sr-Cyrl-BA"/>
        </w:rPr>
        <w:t>енг.</w:t>
      </w:r>
      <w:r w:rsidRPr="00BE13A5">
        <w:rPr>
          <w:rFonts w:cs="Times New Roman"/>
          <w:lang w:val="sr-Cyrl-BA"/>
        </w:rPr>
        <w:t xml:space="preserve"> </w:t>
      </w:r>
      <w:r w:rsidR="00CD2684" w:rsidRPr="00BE13A5">
        <w:rPr>
          <w:rFonts w:cs="Times New Roman"/>
          <w:i/>
          <w:iCs/>
          <w:lang w:val="sr-Cyrl-BA"/>
        </w:rPr>
        <w:t>G</w:t>
      </w:r>
      <w:r w:rsidR="003514BA" w:rsidRPr="00BE13A5">
        <w:rPr>
          <w:rFonts w:cs="Times New Roman"/>
          <w:i/>
          <w:iCs/>
          <w:lang w:val="sr-Cyrl-BA"/>
        </w:rPr>
        <w:t xml:space="preserve">eneralization </w:t>
      </w:r>
      <w:r w:rsidR="00CD2684" w:rsidRPr="00BE13A5">
        <w:rPr>
          <w:rFonts w:cs="Times New Roman"/>
          <w:i/>
          <w:iCs/>
          <w:lang w:val="sr-Cyrl-BA"/>
        </w:rPr>
        <w:t>A</w:t>
      </w:r>
      <w:r w:rsidR="003514BA" w:rsidRPr="00BE13A5">
        <w:rPr>
          <w:rFonts w:cs="Times New Roman"/>
          <w:i/>
          <w:iCs/>
          <w:lang w:val="sr-Cyrl-BA"/>
        </w:rPr>
        <w:t>ccuracy</w:t>
      </w:r>
      <w:r w:rsidR="009A6B14" w:rsidRPr="00BE13A5">
        <w:rPr>
          <w:rFonts w:cs="Times New Roman"/>
          <w:lang w:val="sr-Cyrl-BA"/>
        </w:rPr>
        <w:t>), F1 скор и ROC крив</w:t>
      </w:r>
      <w:r w:rsidR="007752B4" w:rsidRPr="00BE13A5">
        <w:rPr>
          <w:rFonts w:cs="Times New Roman"/>
          <w:lang w:val="sr-Cyrl-BA"/>
        </w:rPr>
        <w:t>а</w:t>
      </w:r>
      <w:r w:rsidR="009A6B14" w:rsidRPr="00BE13A5">
        <w:rPr>
          <w:rFonts w:cs="Times New Roman"/>
          <w:lang w:val="sr-Cyrl-BA"/>
        </w:rPr>
        <w:t>. Ови критеријуми помажу у одређивању на које метрике се потребно фокусирати када се процјењују модели.</w:t>
      </w:r>
    </w:p>
    <w:p w14:paraId="0615D13E" w14:textId="4B574BBC" w:rsidR="00990CFA" w:rsidRPr="00BE13A5" w:rsidRDefault="009A6B14" w:rsidP="009A6B14">
      <w:pPr>
        <w:pStyle w:val="NoSpacing"/>
        <w:rPr>
          <w:rFonts w:cs="Times New Roman"/>
          <w:lang w:val="sr-Cyrl-BA"/>
        </w:rPr>
      </w:pPr>
      <w:r w:rsidRPr="00BE13A5">
        <w:rPr>
          <w:rFonts w:cs="Times New Roman"/>
          <w:lang w:val="sr-Cyrl-BA"/>
        </w:rPr>
        <w:t>Важно је напоменути да коришћење ових критеријума зависи од конкретне ситуације у којој се модел примјењује и циљевима кој</w:t>
      </w:r>
      <w:r w:rsidR="008F4388" w:rsidRPr="00BE13A5">
        <w:rPr>
          <w:rFonts w:cs="Times New Roman"/>
          <w:lang w:val="sr-Cyrl-BA"/>
        </w:rPr>
        <w:t>и</w:t>
      </w:r>
      <w:r w:rsidRPr="00BE13A5">
        <w:rPr>
          <w:rFonts w:cs="Times New Roman"/>
          <w:lang w:val="sr-Cyrl-BA"/>
        </w:rPr>
        <w:t xml:space="preserve"> се желе постићи, </w:t>
      </w:r>
      <w:r w:rsidR="00667899" w:rsidRPr="00BE13A5">
        <w:rPr>
          <w:rFonts w:cs="Times New Roman"/>
          <w:lang w:val="sr-Cyrl-BA"/>
        </w:rPr>
        <w:t>па</w:t>
      </w:r>
      <w:r w:rsidRPr="00BE13A5">
        <w:rPr>
          <w:rFonts w:cs="Times New Roman"/>
          <w:lang w:val="sr-Cyrl-BA"/>
        </w:rPr>
        <w:t xml:space="preserve"> је важно разумјети њихове предности и недостатке при одабиру метрика за оцјењивање модела</w:t>
      </w:r>
      <w:r w:rsidR="00667899" w:rsidRPr="00BE13A5">
        <w:rPr>
          <w:rFonts w:cs="Times New Roman"/>
          <w:lang w:val="sr-Cyrl-BA"/>
        </w:rPr>
        <w:t>, јер могу да утичу на</w:t>
      </w:r>
      <w:r w:rsidRPr="00BE13A5">
        <w:rPr>
          <w:rFonts w:cs="Times New Roman"/>
          <w:lang w:val="sr-Cyrl-BA"/>
        </w:rPr>
        <w:t xml:space="preserve"> перформансе модела. </w:t>
      </w:r>
    </w:p>
    <w:p w14:paraId="6BBCD7EA" w14:textId="77777777" w:rsidR="00DF7825" w:rsidRPr="00A5730F" w:rsidRDefault="00AA0F4E" w:rsidP="00532390">
      <w:pPr>
        <w:pStyle w:val="Heading2"/>
        <w:numPr>
          <w:ilvl w:val="1"/>
          <w:numId w:val="1"/>
        </w:numPr>
        <w:rPr>
          <w:rFonts w:cs="Times New Roman"/>
          <w:lang w:val="sr-Cyrl-BA"/>
        </w:rPr>
      </w:pPr>
      <w:bookmarkStart w:id="305" w:name="_Toc162247176"/>
      <w:r w:rsidRPr="00A5730F">
        <w:rPr>
          <w:rFonts w:cs="Times New Roman"/>
          <w:lang w:val="sr-Cyrl-BA"/>
        </w:rPr>
        <w:t>Прилагођавање модела</w:t>
      </w:r>
      <w:bookmarkEnd w:id="305"/>
    </w:p>
    <w:p w14:paraId="46B4168E" w14:textId="77777777" w:rsidR="009A6B14" w:rsidRPr="00BE13A5" w:rsidRDefault="009A6B14" w:rsidP="009A6B14">
      <w:pPr>
        <w:pStyle w:val="NoSpacing"/>
        <w:rPr>
          <w:rFonts w:cs="Times New Roman"/>
          <w:lang w:val="sr-Cyrl-BA"/>
        </w:rPr>
      </w:pPr>
      <w:r w:rsidRPr="00BE13A5">
        <w:rPr>
          <w:rFonts w:cs="Times New Roman"/>
          <w:lang w:val="sr-Cyrl-BA"/>
        </w:rPr>
        <w:t>Прилагођавање (адаптација) модела у машинском учењу представља процес подешавања модела који се користи за објашњавање или предвиђање података. Циљ прилагођавања је побољшање перформанси модела тако што ће се оптимизовати његови параметри.</w:t>
      </w:r>
    </w:p>
    <w:p w14:paraId="05D22AD1" w14:textId="54A8CFA0" w:rsidR="009A6B14" w:rsidRPr="00BE13A5" w:rsidRDefault="009A6B14" w:rsidP="009A6B14">
      <w:pPr>
        <w:pStyle w:val="NoSpacing"/>
        <w:rPr>
          <w:rFonts w:cs="Times New Roman"/>
          <w:lang w:val="sr-Cyrl-BA"/>
        </w:rPr>
      </w:pPr>
      <w:r w:rsidRPr="00BE13A5">
        <w:rPr>
          <w:rFonts w:cs="Times New Roman"/>
          <w:lang w:val="sr-Cyrl-BA"/>
        </w:rPr>
        <w:t>Н</w:t>
      </w:r>
      <w:r w:rsidR="005319C3" w:rsidRPr="00BE13A5">
        <w:rPr>
          <w:rFonts w:cs="Times New Roman"/>
          <w:lang w:val="sr-Cyrl-BA"/>
        </w:rPr>
        <w:t xml:space="preserve">а </w:t>
      </w:r>
      <w:r w:rsidRPr="00BE13A5">
        <w:rPr>
          <w:rFonts w:cs="Times New Roman"/>
          <w:lang w:val="sr-Cyrl-BA"/>
        </w:rPr>
        <w:t>пр</w:t>
      </w:r>
      <w:r w:rsidR="005319C3" w:rsidRPr="00BE13A5">
        <w:rPr>
          <w:rFonts w:cs="Times New Roman"/>
          <w:lang w:val="sr-Cyrl-BA"/>
        </w:rPr>
        <w:t>имјер,</w:t>
      </w:r>
      <w:r w:rsidRPr="00BE13A5">
        <w:rPr>
          <w:rFonts w:cs="Times New Roman"/>
          <w:lang w:val="sr-Cyrl-BA"/>
        </w:rPr>
        <w:t xml:space="preserve"> ако се модел обучава на скупу података са сликама мачака и паса, а потом се </w:t>
      </w:r>
      <w:r w:rsidR="00B54DCE" w:rsidRPr="00BE13A5">
        <w:rPr>
          <w:rFonts w:cs="Times New Roman"/>
          <w:lang w:val="sr-Cyrl-BA"/>
        </w:rPr>
        <w:t>примjењује</w:t>
      </w:r>
      <w:r w:rsidRPr="00BE13A5">
        <w:rPr>
          <w:rFonts w:cs="Times New Roman"/>
          <w:lang w:val="sr-Cyrl-BA"/>
        </w:rPr>
        <w:t xml:space="preserve"> на скупу података са сликама дивљих животиња, модел ће се вјероватно лоше понашати</w:t>
      </w:r>
      <w:r w:rsidR="00CE362F" w:rsidRPr="00BE13A5">
        <w:rPr>
          <w:rFonts w:cs="Times New Roman"/>
          <w:lang w:val="sr-Cyrl-BA"/>
        </w:rPr>
        <w:t>,</w:t>
      </w:r>
      <w:r w:rsidRPr="00BE13A5">
        <w:rPr>
          <w:rFonts w:cs="Times New Roman"/>
          <w:lang w:val="sr-Cyrl-BA"/>
        </w:rPr>
        <w:t xml:space="preserve"> јер се структура и дистрибуција података разликују. У том случају, прилагођавање модела би се могло провести додавањем нових примјера из новог скупа података у оригинални скуп података за обуку модела или подешавањем постојећих параметара модела како би се побољшала његова способност за препознавање нових примјера.</w:t>
      </w:r>
    </w:p>
    <w:p w14:paraId="6AC1569C" w14:textId="61FAAAA6" w:rsidR="009A6B14" w:rsidRPr="00BE13A5" w:rsidRDefault="006044F1" w:rsidP="006044F1">
      <w:pPr>
        <w:pStyle w:val="NoSpacing"/>
        <w:rPr>
          <w:rFonts w:cs="Times New Roman"/>
          <w:lang w:val="sr-Cyrl-BA"/>
        </w:rPr>
      </w:pPr>
      <w:r w:rsidRPr="00BE13A5">
        <w:rPr>
          <w:rFonts w:cs="Times New Roman"/>
          <w:lang w:val="sr-Cyrl-BA"/>
        </w:rPr>
        <w:t>П</w:t>
      </w:r>
      <w:r w:rsidR="009A6B14" w:rsidRPr="00BE13A5">
        <w:rPr>
          <w:rFonts w:cs="Times New Roman"/>
          <w:lang w:val="sr-Cyrl-BA"/>
        </w:rPr>
        <w:t>остоје два основна начина за прилагођавање модела: надгледано и ненадгледано учење.</w:t>
      </w:r>
      <w:r w:rsidRPr="00BE13A5">
        <w:rPr>
          <w:rFonts w:cs="Times New Roman"/>
          <w:lang w:val="sr-Cyrl-BA"/>
        </w:rPr>
        <w:t xml:space="preserve"> </w:t>
      </w:r>
      <w:r w:rsidR="009A6B14" w:rsidRPr="00BE13A5">
        <w:rPr>
          <w:rFonts w:cs="Times New Roman"/>
          <w:lang w:val="sr-Cyrl-BA"/>
        </w:rPr>
        <w:t>Надгледано учење користи означене податке с</w:t>
      </w:r>
      <w:r w:rsidR="00CE362F" w:rsidRPr="00BE13A5">
        <w:rPr>
          <w:rFonts w:cs="Times New Roman"/>
          <w:lang w:val="sr-Cyrl-BA"/>
        </w:rPr>
        <w:t>а</w:t>
      </w:r>
      <w:r w:rsidR="009A6B14" w:rsidRPr="00BE13A5">
        <w:rPr>
          <w:rFonts w:cs="Times New Roman"/>
          <w:lang w:val="sr-Cyrl-BA"/>
        </w:rPr>
        <w:t xml:space="preserve"> жељеним излазима и користи их за изградњу модела који се потом оптимиз</w:t>
      </w:r>
      <w:r w:rsidR="00CD2173" w:rsidRPr="00BE13A5">
        <w:rPr>
          <w:rFonts w:cs="Times New Roman"/>
          <w:lang w:val="sr-Cyrl-BA"/>
        </w:rPr>
        <w:t>ује</w:t>
      </w:r>
      <w:r w:rsidR="009A6B14" w:rsidRPr="00BE13A5">
        <w:rPr>
          <w:rFonts w:cs="Times New Roman"/>
          <w:lang w:val="sr-Cyrl-BA"/>
        </w:rPr>
        <w:t xml:space="preserve"> користећи алгоритме који подешавају параметре модела на најбољи начин.</w:t>
      </w:r>
      <w:r w:rsidRPr="00BE13A5">
        <w:rPr>
          <w:rFonts w:cs="Times New Roman"/>
          <w:lang w:val="sr-Cyrl-BA"/>
        </w:rPr>
        <w:t xml:space="preserve"> </w:t>
      </w:r>
      <w:r w:rsidR="009A6B14" w:rsidRPr="00BE13A5">
        <w:rPr>
          <w:rFonts w:cs="Times New Roman"/>
          <w:lang w:val="sr-Cyrl-BA"/>
        </w:rPr>
        <w:t>Ненадгледано учење користи податке који нису означени с</w:t>
      </w:r>
      <w:r w:rsidR="00CE362F" w:rsidRPr="00BE13A5">
        <w:rPr>
          <w:rFonts w:cs="Times New Roman"/>
          <w:lang w:val="sr-Cyrl-BA"/>
        </w:rPr>
        <w:t>а</w:t>
      </w:r>
      <w:r w:rsidR="009A6B14" w:rsidRPr="00BE13A5">
        <w:rPr>
          <w:rFonts w:cs="Times New Roman"/>
          <w:lang w:val="sr-Cyrl-BA"/>
        </w:rPr>
        <w:t xml:space="preserve"> жељеним излазима и користи их за идентифи</w:t>
      </w:r>
      <w:r w:rsidR="00CD2173" w:rsidRPr="00BE13A5">
        <w:rPr>
          <w:rFonts w:cs="Times New Roman"/>
          <w:lang w:val="sr-Cyrl-BA"/>
        </w:rPr>
        <w:t>ков</w:t>
      </w:r>
      <w:r w:rsidR="009A6B14" w:rsidRPr="00BE13A5">
        <w:rPr>
          <w:rFonts w:cs="Times New Roman"/>
          <w:lang w:val="sr-Cyrl-BA"/>
        </w:rPr>
        <w:t>ање структура у подацима. Ова метода користи алгоритме који групишу податке и оптимиз</w:t>
      </w:r>
      <w:r w:rsidR="00E6085D" w:rsidRPr="00BE13A5">
        <w:rPr>
          <w:rFonts w:cs="Times New Roman"/>
          <w:lang w:val="sr-Cyrl-BA"/>
        </w:rPr>
        <w:t>у</w:t>
      </w:r>
      <w:r w:rsidR="009A6B14" w:rsidRPr="00BE13A5">
        <w:rPr>
          <w:rFonts w:cs="Times New Roman"/>
          <w:lang w:val="sr-Cyrl-BA"/>
        </w:rPr>
        <w:t>ју параметре модела како би се добила што боља груписања.</w:t>
      </w:r>
    </w:p>
    <w:p w14:paraId="2676DE7C" w14:textId="318131A2" w:rsidR="009C036E" w:rsidRPr="00BE13A5" w:rsidRDefault="009C036E" w:rsidP="009C036E">
      <w:pPr>
        <w:pStyle w:val="NoSpacing"/>
        <w:rPr>
          <w:lang w:val="ru-RU"/>
        </w:rPr>
      </w:pPr>
      <w:r w:rsidRPr="00BE13A5">
        <w:rPr>
          <w:lang w:val="ru-RU"/>
        </w:rPr>
        <w:t>Преприлагођавање (</w:t>
      </w:r>
      <w:r w:rsidRPr="00BE13A5">
        <w:rPr>
          <w:i/>
          <w:iCs/>
          <w:lang w:val="sr-Cyrl-BA"/>
        </w:rPr>
        <w:t>енг</w:t>
      </w:r>
      <w:r w:rsidRPr="00BE13A5">
        <w:rPr>
          <w:i/>
          <w:iCs/>
          <w:lang w:val="ru-RU"/>
        </w:rPr>
        <w:t xml:space="preserve">. </w:t>
      </w:r>
      <w:r w:rsidRPr="00BE13A5">
        <w:rPr>
          <w:i/>
          <w:iCs/>
          <w:lang w:val="sr-Latn-BA"/>
        </w:rPr>
        <w:t>O</w:t>
      </w:r>
      <w:r w:rsidRPr="00BE13A5">
        <w:rPr>
          <w:i/>
          <w:iCs/>
        </w:rPr>
        <w:t>verfitting</w:t>
      </w:r>
      <w:r w:rsidRPr="00BE13A5">
        <w:rPr>
          <w:lang w:val="ru-RU"/>
        </w:rPr>
        <w:t>) у машинском учењу је проблем који настаје када модел прет</w:t>
      </w:r>
      <w:r>
        <w:rPr>
          <w:lang w:val="sr-Cyrl-BA"/>
        </w:rPr>
        <w:t>ј</w:t>
      </w:r>
      <w:r w:rsidRPr="00BE13A5">
        <w:rPr>
          <w:lang w:val="ru-RU"/>
        </w:rPr>
        <w:t>ерано добро учи детаље и шум из тренинг скупа до тачке гд</w:t>
      </w:r>
      <w:r>
        <w:rPr>
          <w:lang w:val="sr-Cyrl-BA"/>
        </w:rPr>
        <w:t>ј</w:t>
      </w:r>
      <w:r w:rsidRPr="00BE13A5">
        <w:rPr>
          <w:lang w:val="ru-RU"/>
        </w:rPr>
        <w:t xml:space="preserve">е његова способност да генерализује нове податке постаје ограничена. То значи да модел има високу тачност на тренинг скупу али се показује лоше када се суочи са непознатим подацима. Преприлагођавање се често јавља када је модел прекомплексан у односу на количину и природу тренинг података, када садржи превише параметара који могу ухватити шум у подацима уместо </w:t>
      </w:r>
      <w:r>
        <w:rPr>
          <w:lang w:val="sr-Cyrl-BA"/>
        </w:rPr>
        <w:t>стварних</w:t>
      </w:r>
      <w:r w:rsidRPr="00BE13A5">
        <w:rPr>
          <w:lang w:val="ru-RU"/>
        </w:rPr>
        <w:t xml:space="preserve"> трендова.</w:t>
      </w:r>
    </w:p>
    <w:p w14:paraId="15EA3D9F" w14:textId="77777777" w:rsidR="009C036E" w:rsidRDefault="009C036E" w:rsidP="009C036E">
      <w:pPr>
        <w:pStyle w:val="NoSpacing"/>
        <w:rPr>
          <w:rFonts w:cs="Times New Roman"/>
          <w:lang w:val="sr-Cyrl-BA"/>
        </w:rPr>
      </w:pPr>
      <w:r w:rsidRPr="00BE13A5">
        <w:rPr>
          <w:lang w:val="ru-RU"/>
        </w:rPr>
        <w:t>Да би се изб</w:t>
      </w:r>
      <w:r>
        <w:rPr>
          <w:lang w:val="sr-Cyrl-BA"/>
        </w:rPr>
        <w:t>ј</w:t>
      </w:r>
      <w:r w:rsidRPr="00BE13A5">
        <w:rPr>
          <w:lang w:val="ru-RU"/>
        </w:rPr>
        <w:t>егло преприлагођавање, истраживачи примењују различите технике као што су рано заустављање (гд</w:t>
      </w:r>
      <w:r>
        <w:rPr>
          <w:lang w:val="sr-Cyrl-BA"/>
        </w:rPr>
        <w:t>ј</w:t>
      </w:r>
      <w:r w:rsidRPr="00BE13A5">
        <w:rPr>
          <w:lang w:val="ru-RU"/>
        </w:rPr>
        <w:t xml:space="preserve">е се тренинг прекида када се перформансе на валидационом скупу почну погоршавати), регуларизација (која додаје казнене термине у функцију губитка </w:t>
      </w:r>
      <w:r w:rsidRPr="00BE13A5">
        <w:rPr>
          <w:lang w:val="ru-RU"/>
        </w:rPr>
        <w:lastRenderedPageBreak/>
        <w:t>да би се ограничила сложеност модела), и увећавање података (које умножава тренинг скуп кроз различите трансформације, повећавајући његову разноврсност и обим). Такође, коришћење крос-валидације може помоћи у проц</w:t>
      </w:r>
      <w:r>
        <w:rPr>
          <w:lang w:val="sr-Cyrl-BA"/>
        </w:rPr>
        <w:t>ј</w:t>
      </w:r>
      <w:r w:rsidRPr="00BE13A5">
        <w:rPr>
          <w:lang w:val="ru-RU"/>
        </w:rPr>
        <w:t>ени способности модела да генерализује на нове податке. Ове стратегије помажу у стварању робуснијих модела који су боље опремљени за решавање реалних проблема у различитим доменима</w:t>
      </w:r>
      <w:r>
        <w:rPr>
          <w:lang w:val="sr-Cyrl-BA"/>
        </w:rPr>
        <w:t>.</w:t>
      </w:r>
    </w:p>
    <w:p w14:paraId="52BB3167" w14:textId="77777777" w:rsidR="009C036E" w:rsidRPr="00BE13A5" w:rsidRDefault="009C036E" w:rsidP="009C036E">
      <w:pPr>
        <w:pStyle w:val="NoSpacing"/>
        <w:rPr>
          <w:lang w:val="ru-RU"/>
        </w:rPr>
      </w:pPr>
      <w:r>
        <w:rPr>
          <w:rFonts w:cs="Times New Roman"/>
          <w:lang w:val="sr-Cyrl-BA"/>
        </w:rPr>
        <w:t>Недовољно прилагођавање (</w:t>
      </w:r>
      <w:r w:rsidRPr="00BE13A5">
        <w:rPr>
          <w:rFonts w:cs="Times New Roman"/>
          <w:i/>
          <w:iCs/>
          <w:lang w:val="sr-Cyrl-BA"/>
        </w:rPr>
        <w:t xml:space="preserve">енг. </w:t>
      </w:r>
      <w:r w:rsidRPr="00BE13A5">
        <w:rPr>
          <w:i/>
          <w:iCs/>
        </w:rPr>
        <w:t>Underfitting</w:t>
      </w:r>
      <w:r>
        <w:rPr>
          <w:lang w:val="sr-Cyrl-BA"/>
        </w:rPr>
        <w:t>)</w:t>
      </w:r>
      <w:r w:rsidRPr="00BE13A5">
        <w:rPr>
          <w:lang w:val="ru-RU"/>
        </w:rPr>
        <w:t xml:space="preserve"> у машинском учењу је ситуација када модел не усп</w:t>
      </w:r>
      <w:r>
        <w:rPr>
          <w:lang w:val="sr-Cyrl-BA"/>
        </w:rPr>
        <w:t>иј</w:t>
      </w:r>
      <w:r w:rsidRPr="00BE13A5">
        <w:rPr>
          <w:lang w:val="ru-RU"/>
        </w:rPr>
        <w:t>ева адекватно да научи структуру или обрасце у тренинг подацима, што резулт</w:t>
      </w:r>
      <w:r>
        <w:rPr>
          <w:lang w:val="sr-Cyrl-BA"/>
        </w:rPr>
        <w:t>је</w:t>
      </w:r>
      <w:r w:rsidRPr="00BE13A5">
        <w:rPr>
          <w:lang w:val="ru-RU"/>
        </w:rPr>
        <w:t xml:space="preserve"> лошим перформансама и на тренинг и на тест скупу података. Ово се обично дешава када је модел превише једноставан (са премало параметара) у односу на сложеност података, недовољно обучен, или када не постоји довољно података за обуку. </w:t>
      </w:r>
      <w:r>
        <w:t>Underfitting</w:t>
      </w:r>
      <w:r w:rsidRPr="00BE13A5">
        <w:rPr>
          <w:lang w:val="ru-RU"/>
        </w:rPr>
        <w:t xml:space="preserve"> води ка томе да модел не може да генерализује нове податке ефикасно, што ограничава његову употребљивост у стварним применама.</w:t>
      </w:r>
    </w:p>
    <w:p w14:paraId="33C18C14" w14:textId="77777777" w:rsidR="009C036E" w:rsidRDefault="009C036E" w:rsidP="009C036E">
      <w:pPr>
        <w:pStyle w:val="NoSpacing"/>
        <w:spacing w:before="240"/>
        <w:ind w:firstLine="0"/>
        <w:jc w:val="center"/>
        <w:rPr>
          <w:lang w:val="sr-Cyrl-BA"/>
        </w:rPr>
      </w:pPr>
      <w:r>
        <w:rPr>
          <w:noProof/>
          <w:lang w:val="sr-Cyrl-BA"/>
        </w:rPr>
        <w:drawing>
          <wp:inline distT="0" distB="0" distL="0" distR="0" wp14:anchorId="23A6B6C8" wp14:editId="4C33D407">
            <wp:extent cx="2985654" cy="2946919"/>
            <wp:effectExtent l="0" t="0" r="5715" b="6350"/>
            <wp:docPr id="9594449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98535" cy="2959633"/>
                    </a:xfrm>
                    <a:prstGeom prst="rect">
                      <a:avLst/>
                    </a:prstGeom>
                    <a:noFill/>
                    <a:ln>
                      <a:noFill/>
                    </a:ln>
                  </pic:spPr>
                </pic:pic>
              </a:graphicData>
            </a:graphic>
          </wp:inline>
        </w:drawing>
      </w:r>
    </w:p>
    <w:p w14:paraId="162491D7" w14:textId="10444584" w:rsidR="00D42244" w:rsidRPr="00BE13A5" w:rsidRDefault="009C036E" w:rsidP="00BE13A5">
      <w:pPr>
        <w:pStyle w:val="NoSpacing"/>
        <w:ind w:firstLine="0"/>
        <w:jc w:val="center"/>
        <w:rPr>
          <w:rFonts w:cs="Times New Roman"/>
          <w:lang w:val="sr-Cyrl-BA"/>
        </w:rPr>
      </w:pPr>
      <w:r w:rsidRPr="00A5730F">
        <w:rPr>
          <w:rFonts w:cs="Times New Roman"/>
          <w:i/>
          <w:iCs/>
          <w:lang w:val="sr-Cyrl-BA"/>
        </w:rPr>
        <w:t>Слика 3.</w:t>
      </w:r>
      <w:r>
        <w:rPr>
          <w:rFonts w:cs="Times New Roman"/>
          <w:i/>
          <w:iCs/>
          <w:lang w:val="sr-Cyrl-BA"/>
        </w:rPr>
        <w:t>2</w:t>
      </w:r>
      <w:r w:rsidRPr="00A5730F">
        <w:rPr>
          <w:rFonts w:cs="Times New Roman"/>
          <w:i/>
          <w:iCs/>
          <w:lang w:val="sr-Cyrl-BA"/>
        </w:rPr>
        <w:t xml:space="preserve">. </w:t>
      </w:r>
      <w:r>
        <w:rPr>
          <w:rFonts w:cs="Times New Roman"/>
          <w:i/>
          <w:iCs/>
          <w:lang w:val="sr-Cyrl-BA"/>
        </w:rPr>
        <w:t>Приказ</w:t>
      </w:r>
      <w:r w:rsidRPr="009C036E">
        <w:rPr>
          <w:rFonts w:cs="Times New Roman"/>
          <w:i/>
          <w:iCs/>
          <w:lang w:val="sr-Cyrl-BA"/>
        </w:rPr>
        <w:t xml:space="preserve"> </w:t>
      </w:r>
      <w:r>
        <w:rPr>
          <w:rFonts w:cs="Times New Roman"/>
          <w:i/>
          <w:iCs/>
          <w:lang w:val="sr-Cyrl-BA"/>
        </w:rPr>
        <w:t>преприлагођености и недовољне прилагођености</w:t>
      </w:r>
    </w:p>
    <w:p w14:paraId="13FB9F8D" w14:textId="77777777" w:rsidR="00DF7825" w:rsidRPr="00A5730F" w:rsidRDefault="00AA0F4E" w:rsidP="00532390">
      <w:pPr>
        <w:pStyle w:val="Heading2"/>
        <w:numPr>
          <w:ilvl w:val="1"/>
          <w:numId w:val="1"/>
        </w:numPr>
        <w:rPr>
          <w:rFonts w:cs="Times New Roman"/>
          <w:lang w:val="sr-Cyrl-BA"/>
        </w:rPr>
      </w:pPr>
      <w:bookmarkStart w:id="306" w:name="_Toc162247177"/>
      <w:r w:rsidRPr="00A5730F">
        <w:rPr>
          <w:rFonts w:cs="Times New Roman"/>
          <w:lang w:val="sr-Cyrl-BA"/>
        </w:rPr>
        <w:t>Тестирање и п</w:t>
      </w:r>
      <w:r w:rsidR="00C509AB" w:rsidRPr="00A5730F">
        <w:rPr>
          <w:rFonts w:cs="Times New Roman"/>
          <w:lang w:val="sr-Cyrl-BA"/>
        </w:rPr>
        <w:t>римјена модела</w:t>
      </w:r>
      <w:bookmarkEnd w:id="306"/>
    </w:p>
    <w:p w14:paraId="3724B1C6" w14:textId="68D9E2A8" w:rsidR="00B104CA" w:rsidRPr="00BE13A5" w:rsidRDefault="00B104CA" w:rsidP="00B104CA">
      <w:pPr>
        <w:pStyle w:val="NoSpacing"/>
        <w:rPr>
          <w:rFonts w:cs="Times New Roman"/>
          <w:lang w:val="sr-Cyrl-BA"/>
        </w:rPr>
      </w:pPr>
      <w:r w:rsidRPr="00BE13A5">
        <w:rPr>
          <w:rFonts w:cs="Times New Roman"/>
          <w:lang w:val="sr-Cyrl-BA"/>
        </w:rPr>
        <w:t xml:space="preserve">Процес тестирања и примјене модела у машинском учењу представља </w:t>
      </w:r>
      <w:r w:rsidR="00B54DCE" w:rsidRPr="00BE13A5">
        <w:rPr>
          <w:rFonts w:cs="Times New Roman"/>
          <w:lang w:val="sr-Cyrl-BA"/>
        </w:rPr>
        <w:t>посљедњи</w:t>
      </w:r>
      <w:r w:rsidRPr="00BE13A5">
        <w:rPr>
          <w:rFonts w:cs="Times New Roman"/>
          <w:lang w:val="sr-Cyrl-BA"/>
        </w:rPr>
        <w:t xml:space="preserve"> корак у изради модела. Циљ је провјерити колико добро модел ради на независном скупу података који није кориштен за обуку. Ако се модел показао прецизним на обучавајућим подацима, то не значи да ће бити прецизан и на новим, независним подацима.</w:t>
      </w:r>
    </w:p>
    <w:p w14:paraId="15C4D2B2" w14:textId="2A9320AB" w:rsidR="00B104CA" w:rsidRPr="00BE13A5" w:rsidRDefault="00B104CA" w:rsidP="00B104CA">
      <w:pPr>
        <w:pStyle w:val="NoSpacing"/>
        <w:rPr>
          <w:rFonts w:cs="Times New Roman"/>
          <w:lang w:val="sr-Cyrl-BA"/>
        </w:rPr>
      </w:pPr>
      <w:r w:rsidRPr="00BE13A5">
        <w:rPr>
          <w:rFonts w:cs="Times New Roman"/>
          <w:lang w:val="sr-Cyrl-BA"/>
        </w:rPr>
        <w:t>Након што се модел тестира и процијени, потребно је провјерити колико је он генерали</w:t>
      </w:r>
      <w:r w:rsidR="00E6085D" w:rsidRPr="00BE13A5">
        <w:rPr>
          <w:rFonts w:cs="Times New Roman"/>
          <w:lang w:val="sr-Cyrl-BA"/>
        </w:rPr>
        <w:t>ш</w:t>
      </w:r>
      <w:r w:rsidRPr="00BE13A5">
        <w:rPr>
          <w:rFonts w:cs="Times New Roman"/>
          <w:lang w:val="sr-Cyrl-BA"/>
        </w:rPr>
        <w:t>ући и способан радити на цијелом скупу података. Ако се модел пока</w:t>
      </w:r>
      <w:r w:rsidRPr="00A5730F">
        <w:rPr>
          <w:rFonts w:cs="Times New Roman"/>
          <w:lang w:val="sr-Cyrl-BA"/>
        </w:rPr>
        <w:t>ж</w:t>
      </w:r>
      <w:r w:rsidRPr="00BE13A5">
        <w:rPr>
          <w:rFonts w:cs="Times New Roman"/>
          <w:lang w:val="sr-Cyrl-BA"/>
        </w:rPr>
        <w:t>e неадекватним, потребно га је прилагодити и поново тестирати док се не постигне жељени ниво тачности.</w:t>
      </w:r>
    </w:p>
    <w:p w14:paraId="65841F7B" w14:textId="78A57F05" w:rsidR="00990CFA" w:rsidRPr="00BE13A5" w:rsidRDefault="00B104CA" w:rsidP="00BE13A5">
      <w:pPr>
        <w:pStyle w:val="NoSpacing"/>
        <w:rPr>
          <w:sz w:val="36"/>
          <w:szCs w:val="40"/>
          <w:lang w:val="ru-RU"/>
        </w:rPr>
      </w:pPr>
      <w:r w:rsidRPr="00BE13A5">
        <w:rPr>
          <w:rFonts w:cs="Times New Roman"/>
          <w:lang w:val="sr-Cyrl-BA"/>
        </w:rPr>
        <w:t xml:space="preserve">Након што се постигне жељени ниво тачности, модел се може примијенити на стварним проблемима и користити за доношење одлука или предвиђање резултата. Међутим, ако се модел користи у стварној примјени, неопходно је редовно пратити његову прецизност и прилагођавати га како би се осигурало његово постојано </w:t>
      </w:r>
      <w:r w:rsidRPr="00A5730F">
        <w:rPr>
          <w:rFonts w:cs="Times New Roman"/>
          <w:lang w:val="sr-Cyrl-BA"/>
        </w:rPr>
        <w:t>постизање</w:t>
      </w:r>
      <w:r w:rsidRPr="00BE13A5">
        <w:rPr>
          <w:rFonts w:cs="Times New Roman"/>
          <w:lang w:val="sr-Cyrl-BA"/>
        </w:rPr>
        <w:t xml:space="preserve"> прецизности.</w:t>
      </w:r>
    </w:p>
    <w:p w14:paraId="78C1F13E" w14:textId="25B6811E" w:rsidR="00DF7825" w:rsidRPr="00A5730F" w:rsidRDefault="000340FF" w:rsidP="00532390">
      <w:pPr>
        <w:pStyle w:val="Heading1"/>
        <w:numPr>
          <w:ilvl w:val="0"/>
          <w:numId w:val="1"/>
        </w:numPr>
        <w:rPr>
          <w:rFonts w:cs="Times New Roman"/>
          <w:lang w:val="sr-Cyrl-BA"/>
        </w:rPr>
      </w:pPr>
      <w:bookmarkStart w:id="307" w:name="_Toc162247178"/>
      <w:r w:rsidRPr="00A5730F">
        <w:rPr>
          <w:rFonts w:cs="Times New Roman"/>
          <w:lang w:val="sr-Cyrl-BA"/>
        </w:rPr>
        <w:lastRenderedPageBreak/>
        <w:t>Избор а</w:t>
      </w:r>
      <w:r w:rsidR="00C509AB" w:rsidRPr="00A5730F">
        <w:rPr>
          <w:rFonts w:cs="Times New Roman"/>
          <w:lang w:val="sr-Cyrl-BA"/>
        </w:rPr>
        <w:t>лгоритм</w:t>
      </w:r>
      <w:r w:rsidRPr="00A5730F">
        <w:rPr>
          <w:rFonts w:cs="Times New Roman"/>
          <w:lang w:val="sr-Cyrl-BA"/>
        </w:rPr>
        <w:t>а</w:t>
      </w:r>
      <w:bookmarkEnd w:id="307"/>
    </w:p>
    <w:p w14:paraId="4350CD29" w14:textId="003C8D1E" w:rsidR="00B104CA" w:rsidRPr="00BE13A5" w:rsidRDefault="00B104CA" w:rsidP="00B104CA">
      <w:pPr>
        <w:pStyle w:val="NoSpacing"/>
        <w:rPr>
          <w:rFonts w:cs="Times New Roman"/>
          <w:lang w:val="sr-Cyrl-BA"/>
        </w:rPr>
      </w:pPr>
      <w:r w:rsidRPr="00BE13A5">
        <w:rPr>
          <w:rFonts w:cs="Times New Roman"/>
          <w:lang w:val="sr-Cyrl-BA"/>
        </w:rPr>
        <w:t>Избор алгоритма у машинском учењу</w:t>
      </w:r>
      <w:r w:rsidR="001176D8" w:rsidRPr="00BE13A5">
        <w:rPr>
          <w:rFonts w:cs="Times New Roman"/>
          <w:lang w:val="sr-Cyrl-BA"/>
        </w:rPr>
        <w:t xml:space="preserve"> </w:t>
      </w:r>
      <w:r w:rsidRPr="00BE13A5">
        <w:rPr>
          <w:rFonts w:cs="Times New Roman"/>
          <w:lang w:val="sr-Cyrl-BA"/>
        </w:rPr>
        <w:t xml:space="preserve">одређује квалитет модела и његову </w:t>
      </w:r>
      <w:r w:rsidR="001176D8" w:rsidRPr="00BE13A5">
        <w:rPr>
          <w:rFonts w:cs="Times New Roman"/>
          <w:lang w:val="sr-Cyrl-BA"/>
        </w:rPr>
        <w:t>ефикасност</w:t>
      </w:r>
      <w:r w:rsidRPr="00BE13A5">
        <w:rPr>
          <w:rFonts w:cs="Times New Roman"/>
          <w:lang w:val="sr-Cyrl-BA"/>
        </w:rPr>
        <w:t>. Различити фактори играју к</w:t>
      </w:r>
      <w:r w:rsidR="001176D8" w:rsidRPr="00BE13A5">
        <w:rPr>
          <w:rFonts w:cs="Times New Roman"/>
          <w:lang w:val="sr-Cyrl-BA"/>
        </w:rPr>
        <w:t>љ</w:t>
      </w:r>
      <w:r w:rsidRPr="00BE13A5">
        <w:rPr>
          <w:rFonts w:cs="Times New Roman"/>
          <w:lang w:val="sr-Cyrl-BA"/>
        </w:rPr>
        <w:t>учну улогу у избору алгоритма:</w:t>
      </w:r>
    </w:p>
    <w:p w14:paraId="0DDB7EA1" w14:textId="657325ED" w:rsidR="00B104CA" w:rsidRPr="00BE13A5" w:rsidRDefault="00B104CA" w:rsidP="00B104CA">
      <w:pPr>
        <w:pStyle w:val="NoSpacing"/>
        <w:numPr>
          <w:ilvl w:val="0"/>
          <w:numId w:val="5"/>
        </w:numPr>
        <w:rPr>
          <w:rFonts w:cs="Times New Roman"/>
          <w:lang w:val="sr-Cyrl-BA"/>
        </w:rPr>
      </w:pPr>
      <w:r w:rsidRPr="00BE13A5">
        <w:rPr>
          <w:rFonts w:cs="Times New Roman"/>
          <w:lang w:val="sr-Cyrl-BA"/>
        </w:rPr>
        <w:t xml:space="preserve">Природа података: карактеристике података, као што су величина и врста, могу утицати на избор алгоритма. На </w:t>
      </w:r>
      <w:r w:rsidR="001B518E" w:rsidRPr="00BE13A5">
        <w:rPr>
          <w:rFonts w:cs="Times New Roman"/>
          <w:lang w:val="sr-Cyrl-BA"/>
        </w:rPr>
        <w:t>примјер</w:t>
      </w:r>
      <w:r w:rsidRPr="00BE13A5">
        <w:rPr>
          <w:rFonts w:cs="Times New Roman"/>
          <w:lang w:val="sr-Cyrl-BA"/>
        </w:rPr>
        <w:t xml:space="preserve">, ако су подаци дискретни, неки алгоритми као што су </w:t>
      </w:r>
      <w:commentRangeStart w:id="308"/>
      <w:r w:rsidR="00231D12" w:rsidRPr="00A5730F">
        <w:rPr>
          <w:rFonts w:cs="Times New Roman"/>
          <w:lang w:val="sr-Cyrl-BA"/>
        </w:rPr>
        <w:t>стабло</w:t>
      </w:r>
      <w:r w:rsidR="00231D12" w:rsidRPr="00BE13A5">
        <w:rPr>
          <w:rFonts w:cs="Times New Roman"/>
          <w:lang w:val="sr-Cyrl-BA"/>
        </w:rPr>
        <w:t xml:space="preserve"> </w:t>
      </w:r>
      <w:r w:rsidRPr="00BE13A5">
        <w:rPr>
          <w:rFonts w:cs="Times New Roman"/>
          <w:lang w:val="sr-Cyrl-BA"/>
        </w:rPr>
        <w:t>одлучивања</w:t>
      </w:r>
      <w:commentRangeEnd w:id="308"/>
      <w:r w:rsidR="00CE362F" w:rsidRPr="00BE13A5">
        <w:rPr>
          <w:rStyle w:val="CommentReference"/>
          <w:rFonts w:cs="Times New Roman"/>
          <w:lang w:val="sr-Cyrl-BA"/>
        </w:rPr>
        <w:commentReference w:id="308"/>
      </w:r>
      <w:r w:rsidRPr="00BE13A5">
        <w:rPr>
          <w:rFonts w:cs="Times New Roman"/>
          <w:lang w:val="sr-Cyrl-BA"/>
        </w:rPr>
        <w:t xml:space="preserve"> </w:t>
      </w:r>
      <w:r w:rsidR="00231D12" w:rsidRPr="00A5730F">
        <w:rPr>
          <w:rFonts w:cs="Times New Roman"/>
          <w:lang w:val="sr-Cyrl-BA"/>
        </w:rPr>
        <w:t>(</w:t>
      </w:r>
      <w:r w:rsidR="00231D12" w:rsidRPr="00A5730F">
        <w:rPr>
          <w:rFonts w:cs="Times New Roman"/>
          <w:i/>
          <w:iCs/>
          <w:lang w:val="sr-Cyrl-BA"/>
        </w:rPr>
        <w:t xml:space="preserve">енг. </w:t>
      </w:r>
      <w:r w:rsidR="00CD2684" w:rsidRPr="00BE13A5">
        <w:rPr>
          <w:rFonts w:cs="Times New Roman"/>
          <w:i/>
          <w:iCs/>
          <w:lang w:val="sr-Cyrl-BA"/>
        </w:rPr>
        <w:t>D</w:t>
      </w:r>
      <w:r w:rsidR="00231D12" w:rsidRPr="00A5730F">
        <w:rPr>
          <w:rFonts w:cs="Times New Roman"/>
          <w:i/>
          <w:iCs/>
          <w:lang w:val="sr-Cyrl-BA"/>
        </w:rPr>
        <w:t xml:space="preserve">ecision </w:t>
      </w:r>
      <w:r w:rsidR="00CD2684" w:rsidRPr="00BE13A5">
        <w:rPr>
          <w:rFonts w:cs="Times New Roman"/>
          <w:i/>
          <w:iCs/>
          <w:lang w:val="sr-Cyrl-BA"/>
        </w:rPr>
        <w:t>T</w:t>
      </w:r>
      <w:r w:rsidR="00231D12" w:rsidRPr="00A5730F">
        <w:rPr>
          <w:rFonts w:cs="Times New Roman"/>
          <w:i/>
          <w:iCs/>
          <w:lang w:val="sr-Cyrl-BA"/>
        </w:rPr>
        <w:t>ree</w:t>
      </w:r>
      <w:r w:rsidR="00231D12" w:rsidRPr="00A5730F">
        <w:rPr>
          <w:rFonts w:cs="Times New Roman"/>
          <w:lang w:val="sr-Cyrl-BA"/>
        </w:rPr>
        <w:t xml:space="preserve">) </w:t>
      </w:r>
      <w:r w:rsidRPr="00BE13A5">
        <w:rPr>
          <w:rFonts w:cs="Times New Roman"/>
          <w:lang w:val="sr-Cyrl-BA"/>
        </w:rPr>
        <w:t>могу бити погоднији од алгоритама заснованих на регресији.</w:t>
      </w:r>
    </w:p>
    <w:p w14:paraId="3895AD12" w14:textId="33A3DADA" w:rsidR="00B104CA" w:rsidRPr="00BE13A5" w:rsidRDefault="00B104CA" w:rsidP="00B104CA">
      <w:pPr>
        <w:pStyle w:val="NoSpacing"/>
        <w:numPr>
          <w:ilvl w:val="0"/>
          <w:numId w:val="5"/>
        </w:numPr>
        <w:rPr>
          <w:rFonts w:cs="Times New Roman"/>
          <w:lang w:val="sr-Cyrl-BA"/>
        </w:rPr>
      </w:pPr>
      <w:r w:rsidRPr="00BE13A5">
        <w:rPr>
          <w:rFonts w:cs="Times New Roman"/>
          <w:lang w:val="sr-Cyrl-BA"/>
        </w:rPr>
        <w:t xml:space="preserve">Циљ проблема: циљ проблема, као што је класификација, регресија или </w:t>
      </w:r>
      <w:r w:rsidR="001176D8" w:rsidRPr="00BE13A5">
        <w:rPr>
          <w:rFonts w:cs="Times New Roman"/>
          <w:lang w:val="sr-Cyrl-BA"/>
        </w:rPr>
        <w:t>кластерисање</w:t>
      </w:r>
      <w:r w:rsidRPr="00BE13A5">
        <w:rPr>
          <w:rFonts w:cs="Times New Roman"/>
          <w:lang w:val="sr-Cyrl-BA"/>
        </w:rPr>
        <w:t>, такође може утицати на избор алгоритма.</w:t>
      </w:r>
    </w:p>
    <w:p w14:paraId="611D696C" w14:textId="77777777" w:rsidR="00B104CA" w:rsidRPr="00BE13A5" w:rsidRDefault="00B104CA" w:rsidP="00B104CA">
      <w:pPr>
        <w:pStyle w:val="NoSpacing"/>
        <w:numPr>
          <w:ilvl w:val="0"/>
          <w:numId w:val="5"/>
        </w:numPr>
        <w:rPr>
          <w:rFonts w:cs="Times New Roman"/>
          <w:lang w:val="sr-Cyrl-BA"/>
        </w:rPr>
      </w:pPr>
      <w:r w:rsidRPr="00BE13A5">
        <w:rPr>
          <w:rFonts w:cs="Times New Roman"/>
          <w:lang w:val="sr-Cyrl-BA"/>
        </w:rPr>
        <w:t>Квалитет података: квалитет података, укључујући присуство непотпуних и неодређених података, може утицати на избор алгоритма.</w:t>
      </w:r>
    </w:p>
    <w:p w14:paraId="406244ED" w14:textId="77777777" w:rsidR="00B104CA" w:rsidRPr="00BE13A5" w:rsidRDefault="00B104CA" w:rsidP="00B104CA">
      <w:pPr>
        <w:pStyle w:val="NoSpacing"/>
        <w:numPr>
          <w:ilvl w:val="0"/>
          <w:numId w:val="5"/>
        </w:numPr>
        <w:rPr>
          <w:rFonts w:cs="Times New Roman"/>
          <w:lang w:val="sr-Cyrl-BA"/>
        </w:rPr>
      </w:pPr>
      <w:r w:rsidRPr="00BE13A5">
        <w:rPr>
          <w:rFonts w:cs="Times New Roman"/>
          <w:lang w:val="sr-Cyrl-BA"/>
        </w:rPr>
        <w:t>Перформансе: треба узети у обзир перформансе алгоритма у погледу брзине и прецизности.</w:t>
      </w:r>
    </w:p>
    <w:p w14:paraId="14FB1922" w14:textId="77777777" w:rsidR="00B104CA" w:rsidRPr="00BE13A5" w:rsidRDefault="00B104CA" w:rsidP="00B104CA">
      <w:pPr>
        <w:pStyle w:val="NoSpacing"/>
        <w:numPr>
          <w:ilvl w:val="0"/>
          <w:numId w:val="5"/>
        </w:numPr>
        <w:rPr>
          <w:rFonts w:cs="Times New Roman"/>
          <w:lang w:val="sr-Cyrl-BA"/>
        </w:rPr>
      </w:pPr>
      <w:r w:rsidRPr="00BE13A5">
        <w:rPr>
          <w:rFonts w:cs="Times New Roman"/>
          <w:lang w:val="sr-Cyrl-BA"/>
        </w:rPr>
        <w:t>Комплексност модела: такође је важно размотрити комплексност модела и способност тумачења модела.</w:t>
      </w:r>
    </w:p>
    <w:p w14:paraId="7FFFE971" w14:textId="77777777" w:rsidR="000340FF" w:rsidRPr="00BE13A5" w:rsidRDefault="00B104CA" w:rsidP="00B104CA">
      <w:pPr>
        <w:pStyle w:val="NoSpacing"/>
        <w:rPr>
          <w:rFonts w:cs="Times New Roman"/>
          <w:lang w:val="sr-Cyrl-BA"/>
        </w:rPr>
      </w:pPr>
      <w:r w:rsidRPr="00BE13A5">
        <w:rPr>
          <w:rFonts w:cs="Times New Roman"/>
          <w:lang w:val="sr-Cyrl-BA"/>
        </w:rPr>
        <w:t>Избор</w:t>
      </w:r>
      <w:r w:rsidR="000340FF" w:rsidRPr="00BE13A5">
        <w:rPr>
          <w:rFonts w:cs="Times New Roman"/>
          <w:lang w:val="sr-Cyrl-BA"/>
        </w:rPr>
        <w:t xml:space="preserve"> алгоритма захт</w:t>
      </w:r>
      <w:r w:rsidRPr="00BE13A5">
        <w:rPr>
          <w:rFonts w:cs="Times New Roman"/>
          <w:lang w:val="sr-Cyrl-BA"/>
        </w:rPr>
        <w:t>иј</w:t>
      </w:r>
      <w:r w:rsidR="000340FF" w:rsidRPr="00BE13A5">
        <w:rPr>
          <w:rFonts w:cs="Times New Roman"/>
          <w:lang w:val="sr-Cyrl-BA"/>
        </w:rPr>
        <w:t xml:space="preserve">ева балансирање између перформанси, комплексности и интерпретабилности, у зависности од специфичности проблема и природе података. Коришћењем тих фактора, може се изабрати најбољи алгоритам за дати проблем. </w:t>
      </w:r>
    </w:p>
    <w:p w14:paraId="17AB87D1" w14:textId="77777777" w:rsidR="00DF7825" w:rsidRPr="00A5730F" w:rsidRDefault="00C509AB" w:rsidP="00532390">
      <w:pPr>
        <w:pStyle w:val="Heading2"/>
        <w:numPr>
          <w:ilvl w:val="1"/>
          <w:numId w:val="1"/>
        </w:numPr>
        <w:rPr>
          <w:rFonts w:cs="Times New Roman"/>
          <w:lang w:val="sr-Cyrl-BA"/>
        </w:rPr>
      </w:pPr>
      <w:bookmarkStart w:id="309" w:name="_Toc162247179"/>
      <w:r w:rsidRPr="00A5730F">
        <w:rPr>
          <w:rFonts w:cs="Times New Roman"/>
          <w:lang w:val="sr-Cyrl-BA"/>
        </w:rPr>
        <w:t>Логистичка регресија</w:t>
      </w:r>
      <w:bookmarkEnd w:id="309"/>
    </w:p>
    <w:p w14:paraId="2A8628D4" w14:textId="19F79115" w:rsidR="000340FF" w:rsidRPr="00BE13A5" w:rsidRDefault="000340FF" w:rsidP="00260017">
      <w:pPr>
        <w:pStyle w:val="NoSpacing"/>
        <w:rPr>
          <w:rFonts w:cs="Times New Roman"/>
          <w:lang w:val="sr-Cyrl-BA"/>
        </w:rPr>
      </w:pPr>
      <w:r w:rsidRPr="00BE13A5">
        <w:rPr>
          <w:rFonts w:cs="Times New Roman"/>
          <w:lang w:val="sr-Cyrl-BA"/>
        </w:rPr>
        <w:t>Логистичка регресија (</w:t>
      </w:r>
      <w:r w:rsidRPr="00BE13A5">
        <w:rPr>
          <w:rFonts w:cs="Times New Roman"/>
          <w:i/>
          <w:iCs/>
          <w:lang w:val="sr-Cyrl-BA"/>
        </w:rPr>
        <w:t>енг.</w:t>
      </w:r>
      <w:r w:rsidRPr="00BE13A5">
        <w:rPr>
          <w:rFonts w:cs="Times New Roman"/>
          <w:lang w:val="sr-Cyrl-BA"/>
        </w:rPr>
        <w:t xml:space="preserve"> </w:t>
      </w:r>
      <w:r w:rsidR="00CD2684" w:rsidRPr="00BE13A5">
        <w:rPr>
          <w:rFonts w:cs="Times New Roman"/>
          <w:i/>
          <w:iCs/>
          <w:lang w:val="sr-Cyrl-BA"/>
        </w:rPr>
        <w:t>L</w:t>
      </w:r>
      <w:r w:rsidR="0009399A" w:rsidRPr="00BE13A5">
        <w:rPr>
          <w:rFonts w:cs="Times New Roman"/>
          <w:i/>
          <w:iCs/>
          <w:lang w:val="sr-Cyrl-BA"/>
        </w:rPr>
        <w:t xml:space="preserve">ogistic </w:t>
      </w:r>
      <w:r w:rsidR="00CD2684" w:rsidRPr="00BE13A5">
        <w:rPr>
          <w:rFonts w:cs="Times New Roman"/>
          <w:i/>
          <w:iCs/>
          <w:lang w:val="sr-Cyrl-BA"/>
        </w:rPr>
        <w:t>R</w:t>
      </w:r>
      <w:r w:rsidR="0009399A" w:rsidRPr="00BE13A5">
        <w:rPr>
          <w:rFonts w:cs="Times New Roman"/>
          <w:i/>
          <w:iCs/>
          <w:lang w:val="sr-Cyrl-BA"/>
        </w:rPr>
        <w:t>egression</w:t>
      </w:r>
      <w:r w:rsidRPr="00BE13A5">
        <w:rPr>
          <w:rFonts w:cs="Times New Roman"/>
          <w:lang w:val="sr-Cyrl-BA"/>
        </w:rPr>
        <w:t xml:space="preserve">) је </w:t>
      </w:r>
      <w:r w:rsidR="001176D8" w:rsidRPr="00BE13A5">
        <w:rPr>
          <w:rFonts w:cs="Times New Roman"/>
          <w:lang w:val="sr-Cyrl-BA"/>
        </w:rPr>
        <w:t>статистички алат који има за циљ да моделира биномни резултат с једном или више објашњивих промјењивих</w:t>
      </w:r>
      <w:r w:rsidRPr="00BE13A5">
        <w:rPr>
          <w:rFonts w:cs="Times New Roman"/>
          <w:lang w:val="sr-Cyrl-BA"/>
        </w:rPr>
        <w:t xml:space="preserve">. У машинском учењу, овај </w:t>
      </w:r>
      <w:r w:rsidR="001176D8" w:rsidRPr="00BE13A5">
        <w:rPr>
          <w:rFonts w:cs="Times New Roman"/>
          <w:lang w:val="sr-Cyrl-BA"/>
        </w:rPr>
        <w:t>алат</w:t>
      </w:r>
      <w:r w:rsidRPr="00BE13A5">
        <w:rPr>
          <w:rFonts w:cs="Times New Roman"/>
          <w:lang w:val="sr-Cyrl-BA"/>
        </w:rPr>
        <w:t xml:space="preserve"> често се користи за </w:t>
      </w:r>
      <w:r w:rsidR="001176D8" w:rsidRPr="00BE13A5">
        <w:rPr>
          <w:rFonts w:cs="Times New Roman"/>
          <w:lang w:val="sr-Cyrl-BA"/>
        </w:rPr>
        <w:t>рјешавање</w:t>
      </w:r>
      <w:r w:rsidRPr="00BE13A5">
        <w:rPr>
          <w:rFonts w:cs="Times New Roman"/>
          <w:lang w:val="sr-Cyrl-BA"/>
        </w:rPr>
        <w:t xml:space="preserve"> проблема, у којима је циљ да се предвиди припадност објеката некој од двије класе.</w:t>
      </w:r>
      <w:r w:rsidR="00260017" w:rsidRPr="00BE13A5">
        <w:rPr>
          <w:rFonts w:cs="Times New Roman"/>
          <w:lang w:val="sr-Cyrl-BA"/>
        </w:rPr>
        <w:t xml:space="preserve"> </w:t>
      </w:r>
      <w:r w:rsidRPr="00BE13A5">
        <w:rPr>
          <w:rFonts w:cs="Times New Roman"/>
          <w:lang w:val="sr-Cyrl-BA"/>
        </w:rPr>
        <w:t xml:space="preserve">Основа алгоритма је линеарна регресија, али умјесто да се користи континуална зависна </w:t>
      </w:r>
      <w:r w:rsidR="001176D8" w:rsidRPr="00BE13A5">
        <w:rPr>
          <w:rFonts w:cs="Times New Roman"/>
          <w:lang w:val="sr-Cyrl-BA"/>
        </w:rPr>
        <w:t>промјењива</w:t>
      </w:r>
      <w:r w:rsidRPr="00BE13A5">
        <w:rPr>
          <w:rFonts w:cs="Times New Roman"/>
          <w:lang w:val="sr-Cyrl-BA"/>
        </w:rPr>
        <w:t>, логистичка регресија користи логистичку функцију (</w:t>
      </w:r>
      <w:r w:rsidRPr="00BE13A5">
        <w:rPr>
          <w:rFonts w:cs="Times New Roman"/>
          <w:i/>
          <w:iCs/>
          <w:lang w:val="sr-Cyrl-BA"/>
        </w:rPr>
        <w:t>енг.</w:t>
      </w:r>
      <w:r w:rsidRPr="00BE13A5">
        <w:rPr>
          <w:rFonts w:cs="Times New Roman"/>
          <w:lang w:val="sr-Cyrl-BA"/>
        </w:rPr>
        <w:t xml:space="preserve"> </w:t>
      </w:r>
      <w:r w:rsidR="00CD2684" w:rsidRPr="00BE13A5">
        <w:rPr>
          <w:rFonts w:cs="Times New Roman"/>
          <w:i/>
          <w:iCs/>
          <w:lang w:val="sr-Cyrl-BA"/>
        </w:rPr>
        <w:t>L</w:t>
      </w:r>
      <w:r w:rsidR="0009399A" w:rsidRPr="00BE13A5">
        <w:rPr>
          <w:rFonts w:cs="Times New Roman"/>
          <w:i/>
          <w:iCs/>
          <w:lang w:val="sr-Cyrl-BA"/>
        </w:rPr>
        <w:t xml:space="preserve">ogistic </w:t>
      </w:r>
      <w:r w:rsidR="00CD2684" w:rsidRPr="00BE13A5">
        <w:rPr>
          <w:rFonts w:cs="Times New Roman"/>
          <w:i/>
          <w:iCs/>
          <w:lang w:val="sr-Cyrl-BA"/>
        </w:rPr>
        <w:t>F</w:t>
      </w:r>
      <w:r w:rsidR="0009399A" w:rsidRPr="00BE13A5">
        <w:rPr>
          <w:rFonts w:cs="Times New Roman"/>
          <w:i/>
          <w:iCs/>
          <w:lang w:val="sr-Cyrl-BA"/>
        </w:rPr>
        <w:t>unction</w:t>
      </w:r>
      <w:r w:rsidRPr="00BE13A5">
        <w:rPr>
          <w:rFonts w:cs="Times New Roman"/>
          <w:lang w:val="sr-Cyrl-BA"/>
        </w:rPr>
        <w:t xml:space="preserve">) како би се моделирао однос између и бинарне зависне варијабле. Логистичка функција враћа излаз између 0 и 1 који се може интерпретирати као </w:t>
      </w:r>
      <w:r w:rsidR="00B54DCE" w:rsidRPr="00BE13A5">
        <w:rPr>
          <w:rFonts w:cs="Times New Roman"/>
          <w:lang w:val="sr-Cyrl-BA"/>
        </w:rPr>
        <w:t>вјероватно</w:t>
      </w:r>
      <w:r w:rsidRPr="00BE13A5">
        <w:rPr>
          <w:rFonts w:cs="Times New Roman"/>
          <w:lang w:val="sr-Cyrl-BA"/>
        </w:rPr>
        <w:t>ћ</w:t>
      </w:r>
      <w:r w:rsidR="00EA4A5A" w:rsidRPr="00BE13A5">
        <w:rPr>
          <w:rFonts w:cs="Times New Roman"/>
          <w:lang w:val="sr-Cyrl-BA"/>
        </w:rPr>
        <w:t>а</w:t>
      </w:r>
      <w:r w:rsidRPr="00BE13A5">
        <w:rPr>
          <w:rFonts w:cs="Times New Roman"/>
          <w:lang w:val="sr-Cyrl-BA"/>
        </w:rPr>
        <w:t xml:space="preserve"> припадности објекта једној од двије класе.</w:t>
      </w:r>
    </w:p>
    <w:p w14:paraId="77D926ED" w14:textId="38C0682A" w:rsidR="000340FF" w:rsidRPr="00BE13A5" w:rsidRDefault="000340FF" w:rsidP="00260017">
      <w:pPr>
        <w:pStyle w:val="NoSpacing"/>
        <w:rPr>
          <w:rFonts w:cs="Times New Roman"/>
          <w:lang w:val="sr-Cyrl-BA"/>
        </w:rPr>
      </w:pPr>
      <w:r w:rsidRPr="00BE13A5">
        <w:rPr>
          <w:rFonts w:cs="Times New Roman"/>
          <w:lang w:val="sr-Cyrl-BA"/>
        </w:rPr>
        <w:t>У процесу тренирања, алгоритам користи градијентни спуст (</w:t>
      </w:r>
      <w:r w:rsidRPr="00BE13A5">
        <w:rPr>
          <w:rFonts w:cs="Times New Roman"/>
          <w:i/>
          <w:iCs/>
          <w:lang w:val="sr-Cyrl-BA"/>
        </w:rPr>
        <w:t>енг.</w:t>
      </w:r>
      <w:r w:rsidRPr="00BE13A5">
        <w:rPr>
          <w:rFonts w:cs="Times New Roman"/>
          <w:lang w:val="sr-Cyrl-BA"/>
        </w:rPr>
        <w:t xml:space="preserve"> </w:t>
      </w:r>
      <w:r w:rsidR="00CD2684" w:rsidRPr="00BE13A5">
        <w:rPr>
          <w:rFonts w:cs="Times New Roman"/>
          <w:i/>
          <w:iCs/>
          <w:lang w:val="sr-Cyrl-BA"/>
        </w:rPr>
        <w:t>G</w:t>
      </w:r>
      <w:r w:rsidR="0009399A" w:rsidRPr="00BE13A5">
        <w:rPr>
          <w:rFonts w:cs="Times New Roman"/>
          <w:i/>
          <w:iCs/>
          <w:lang w:val="sr-Cyrl-BA"/>
        </w:rPr>
        <w:t xml:space="preserve">radient </w:t>
      </w:r>
      <w:r w:rsidR="00CD2684" w:rsidRPr="00BE13A5">
        <w:rPr>
          <w:rFonts w:cs="Times New Roman"/>
          <w:i/>
          <w:iCs/>
          <w:lang w:val="sr-Cyrl-BA"/>
        </w:rPr>
        <w:t>D</w:t>
      </w:r>
      <w:r w:rsidR="0009399A" w:rsidRPr="00BE13A5">
        <w:rPr>
          <w:rFonts w:cs="Times New Roman"/>
          <w:i/>
          <w:iCs/>
          <w:lang w:val="sr-Cyrl-BA"/>
        </w:rPr>
        <w:t>escent</w:t>
      </w:r>
      <w:r w:rsidRPr="00BE13A5">
        <w:rPr>
          <w:rFonts w:cs="Times New Roman"/>
          <w:lang w:val="sr-Cyrl-BA"/>
        </w:rPr>
        <w:t>) или неку другу оптимизацијску технику како би се пронашли оптимални коефицијенти у логистичкој функцији. Ова оптимизација се врши кроз итеративне кораке у којима се рачунају градијенти функције губитка (</w:t>
      </w:r>
      <w:r w:rsidRPr="00BE13A5">
        <w:rPr>
          <w:rFonts w:cs="Times New Roman"/>
          <w:i/>
          <w:iCs/>
          <w:lang w:val="sr-Cyrl-BA"/>
        </w:rPr>
        <w:t>енг.</w:t>
      </w:r>
      <w:r w:rsidRPr="00BE13A5">
        <w:rPr>
          <w:rFonts w:cs="Times New Roman"/>
          <w:lang w:val="sr-Cyrl-BA"/>
        </w:rPr>
        <w:t xml:space="preserve"> </w:t>
      </w:r>
      <w:r w:rsidR="00CD2684" w:rsidRPr="00BE13A5">
        <w:rPr>
          <w:rFonts w:cs="Times New Roman"/>
          <w:i/>
          <w:iCs/>
          <w:lang w:val="sr-Cyrl-BA"/>
        </w:rPr>
        <w:t>L</w:t>
      </w:r>
      <w:r w:rsidR="0009399A" w:rsidRPr="00BE13A5">
        <w:rPr>
          <w:rFonts w:cs="Times New Roman"/>
          <w:i/>
          <w:iCs/>
          <w:lang w:val="sr-Cyrl-BA"/>
        </w:rPr>
        <w:t xml:space="preserve">oss </w:t>
      </w:r>
      <w:r w:rsidR="00CD2684" w:rsidRPr="00BE13A5">
        <w:rPr>
          <w:rFonts w:cs="Times New Roman"/>
          <w:i/>
          <w:iCs/>
          <w:lang w:val="sr-Cyrl-BA"/>
        </w:rPr>
        <w:t>F</w:t>
      </w:r>
      <w:r w:rsidR="0009399A" w:rsidRPr="00BE13A5">
        <w:rPr>
          <w:rFonts w:cs="Times New Roman"/>
          <w:i/>
          <w:iCs/>
          <w:lang w:val="sr-Cyrl-BA"/>
        </w:rPr>
        <w:t>unction</w:t>
      </w:r>
      <w:r w:rsidRPr="00BE13A5">
        <w:rPr>
          <w:rFonts w:cs="Times New Roman"/>
          <w:lang w:val="sr-Cyrl-BA"/>
        </w:rPr>
        <w:t>) и</w:t>
      </w:r>
      <w:r w:rsidR="00B14102" w:rsidRPr="00BE13A5">
        <w:rPr>
          <w:rFonts w:cs="Times New Roman"/>
          <w:lang w:val="sr-Cyrl-BA"/>
        </w:rPr>
        <w:t>,</w:t>
      </w:r>
      <w:r w:rsidRPr="00BE13A5">
        <w:rPr>
          <w:rFonts w:cs="Times New Roman"/>
          <w:lang w:val="sr-Cyrl-BA"/>
        </w:rPr>
        <w:t xml:space="preserve"> користећи их</w:t>
      </w:r>
      <w:r w:rsidR="00B14102" w:rsidRPr="00BE13A5">
        <w:rPr>
          <w:rFonts w:cs="Times New Roman"/>
          <w:lang w:val="sr-Cyrl-BA"/>
        </w:rPr>
        <w:t>,</w:t>
      </w:r>
      <w:r w:rsidRPr="00BE13A5">
        <w:rPr>
          <w:rFonts w:cs="Times New Roman"/>
          <w:lang w:val="sr-Cyrl-BA"/>
        </w:rPr>
        <w:t xml:space="preserve"> ажурирају</w:t>
      </w:r>
      <w:r w:rsidR="00B14102" w:rsidRPr="00BE13A5">
        <w:rPr>
          <w:rFonts w:cs="Times New Roman"/>
          <w:lang w:val="sr-Cyrl-BA"/>
        </w:rPr>
        <w:t xml:space="preserve"> се</w:t>
      </w:r>
      <w:r w:rsidRPr="00BE13A5">
        <w:rPr>
          <w:rFonts w:cs="Times New Roman"/>
          <w:lang w:val="sr-Cyrl-BA"/>
        </w:rPr>
        <w:t xml:space="preserve"> коефицијенти у логистичкој функцији.</w:t>
      </w:r>
    </w:p>
    <w:p w14:paraId="60B75119" w14:textId="123F6967" w:rsidR="000340FF" w:rsidRPr="00BE13A5" w:rsidRDefault="000340FF" w:rsidP="00D44804">
      <w:pPr>
        <w:pStyle w:val="NoSpacing"/>
        <w:rPr>
          <w:rFonts w:cs="Times New Roman"/>
          <w:lang w:val="sr-Cyrl-BA"/>
        </w:rPr>
      </w:pPr>
      <w:r w:rsidRPr="00BE13A5">
        <w:rPr>
          <w:rFonts w:cs="Times New Roman"/>
          <w:lang w:val="sr-Cyrl-BA"/>
        </w:rPr>
        <w:t xml:space="preserve">Након што се </w:t>
      </w:r>
      <w:r w:rsidR="00231D12" w:rsidRPr="00A5730F">
        <w:rPr>
          <w:rFonts w:cs="Times New Roman"/>
          <w:lang w:val="sr-Cyrl-BA"/>
        </w:rPr>
        <w:t>модел</w:t>
      </w:r>
      <w:r w:rsidR="00231D12" w:rsidRPr="00BE13A5">
        <w:rPr>
          <w:rFonts w:cs="Times New Roman"/>
          <w:lang w:val="sr-Cyrl-BA"/>
        </w:rPr>
        <w:t xml:space="preserve"> </w:t>
      </w:r>
      <w:commentRangeStart w:id="310"/>
      <w:commentRangeEnd w:id="310"/>
      <w:r w:rsidR="0077407A" w:rsidRPr="00BE13A5">
        <w:rPr>
          <w:rStyle w:val="CommentReference"/>
          <w:rFonts w:cs="Times New Roman"/>
          <w:lang w:val="sr-Cyrl-BA"/>
        </w:rPr>
        <w:commentReference w:id="310"/>
      </w:r>
      <w:r w:rsidRPr="00BE13A5">
        <w:rPr>
          <w:rFonts w:cs="Times New Roman"/>
          <w:lang w:val="sr-Cyrl-BA"/>
        </w:rPr>
        <w:t xml:space="preserve">тренира, може се користити за предвиђање припадности нових објеката једној од двије класе на основу вриједности њихових </w:t>
      </w:r>
      <w:r w:rsidR="00231D12" w:rsidRPr="00A5730F">
        <w:rPr>
          <w:rFonts w:cs="Times New Roman"/>
          <w:lang w:val="sr-Cyrl-BA"/>
        </w:rPr>
        <w:t>ознака</w:t>
      </w:r>
      <w:r w:rsidRPr="00BE13A5">
        <w:rPr>
          <w:rFonts w:cs="Times New Roman"/>
          <w:lang w:val="sr-Cyrl-BA"/>
        </w:rPr>
        <w:t xml:space="preserve">. У овом случају, логистичка функција се користи за израчунавање </w:t>
      </w:r>
      <w:r w:rsidR="00B54DCE" w:rsidRPr="00BE13A5">
        <w:rPr>
          <w:rFonts w:cs="Times New Roman"/>
          <w:lang w:val="sr-Cyrl-BA"/>
        </w:rPr>
        <w:t>вјероватно</w:t>
      </w:r>
      <w:r w:rsidRPr="00BE13A5">
        <w:rPr>
          <w:rFonts w:cs="Times New Roman"/>
          <w:lang w:val="sr-Cyrl-BA"/>
        </w:rPr>
        <w:t xml:space="preserve">ће припадности објекта некој класи, а коначна класификација се врши тако што се </w:t>
      </w:r>
      <w:r w:rsidR="00B54DCE" w:rsidRPr="00BE13A5">
        <w:rPr>
          <w:rFonts w:cs="Times New Roman"/>
          <w:lang w:val="sr-Cyrl-BA"/>
        </w:rPr>
        <w:t>вјероватно</w:t>
      </w:r>
      <w:r w:rsidRPr="00BE13A5">
        <w:rPr>
          <w:rFonts w:cs="Times New Roman"/>
          <w:lang w:val="sr-Cyrl-BA"/>
        </w:rPr>
        <w:t>ћа пореди са неким прагом (</w:t>
      </w:r>
      <w:r w:rsidRPr="00BE13A5">
        <w:rPr>
          <w:rFonts w:cs="Times New Roman"/>
          <w:i/>
          <w:iCs/>
          <w:lang w:val="sr-Cyrl-BA"/>
        </w:rPr>
        <w:t>енг.</w:t>
      </w:r>
      <w:r w:rsidRPr="00BE13A5">
        <w:rPr>
          <w:rFonts w:cs="Times New Roman"/>
          <w:lang w:val="sr-Cyrl-BA"/>
        </w:rPr>
        <w:t xml:space="preserve"> </w:t>
      </w:r>
      <w:r w:rsidR="001176D8" w:rsidRPr="00BE13A5">
        <w:rPr>
          <w:rFonts w:cs="Times New Roman"/>
          <w:i/>
          <w:iCs/>
          <w:lang w:val="sr-Cyrl-BA"/>
        </w:rPr>
        <w:t>Threshold</w:t>
      </w:r>
      <w:r w:rsidRPr="00BE13A5">
        <w:rPr>
          <w:rFonts w:cs="Times New Roman"/>
          <w:lang w:val="sr-Cyrl-BA"/>
        </w:rPr>
        <w:t>), обично 0.5.</w:t>
      </w:r>
    </w:p>
    <w:p w14:paraId="73AF27C9" w14:textId="25BB5349" w:rsidR="000340FF" w:rsidRPr="00BE13A5" w:rsidRDefault="000340FF" w:rsidP="000340FF">
      <w:pPr>
        <w:pStyle w:val="NoSpacing"/>
        <w:rPr>
          <w:rFonts w:cs="Times New Roman"/>
          <w:lang w:val="sr-Cyrl-BA"/>
        </w:rPr>
      </w:pPr>
      <w:r w:rsidRPr="00BE13A5">
        <w:rPr>
          <w:rFonts w:cs="Times New Roman"/>
          <w:lang w:val="sr-Cyrl-BA"/>
        </w:rPr>
        <w:t xml:space="preserve">Укупно, логистичка регресија се сматра једноставним и ефикасним алгоритмом у многим класификацијским проблемима. Међутим, његова ефикасност зависи од многих фактора, укључујући квалитет </w:t>
      </w:r>
      <w:r w:rsidR="003514BA" w:rsidRPr="00A5730F">
        <w:rPr>
          <w:rFonts w:cs="Times New Roman"/>
          <w:lang w:val="sr-Cyrl-BA"/>
        </w:rPr>
        <w:t>атрибута</w:t>
      </w:r>
      <w:r w:rsidRPr="00BE13A5">
        <w:rPr>
          <w:rFonts w:cs="Times New Roman"/>
          <w:lang w:val="sr-Cyrl-BA"/>
        </w:rPr>
        <w:t>, величину скупа података и врсту проблем</w:t>
      </w:r>
      <w:r w:rsidR="00783486" w:rsidRPr="00BE13A5">
        <w:rPr>
          <w:rFonts w:cs="Times New Roman"/>
          <w:lang w:val="sr-Cyrl-BA"/>
        </w:rPr>
        <w:t>а.</w:t>
      </w:r>
    </w:p>
    <w:p w14:paraId="219645F4" w14:textId="77777777" w:rsidR="00DF7825" w:rsidRPr="00BE13A5" w:rsidRDefault="00C509AB" w:rsidP="00532390">
      <w:pPr>
        <w:pStyle w:val="Heading2"/>
        <w:numPr>
          <w:ilvl w:val="1"/>
          <w:numId w:val="1"/>
        </w:numPr>
        <w:rPr>
          <w:rFonts w:cs="Times New Roman"/>
          <w:lang w:val="sr-Cyrl-BA"/>
        </w:rPr>
      </w:pPr>
      <w:bookmarkStart w:id="311" w:name="_Toc162247180"/>
      <w:r w:rsidRPr="00BE13A5">
        <w:rPr>
          <w:rFonts w:cs="Times New Roman"/>
          <w:lang w:val="sr-Cyrl-BA"/>
        </w:rPr>
        <w:lastRenderedPageBreak/>
        <w:t>Gaussian Naive Byes Classifier</w:t>
      </w:r>
      <w:bookmarkEnd w:id="311"/>
    </w:p>
    <w:p w14:paraId="1D0665E7" w14:textId="703C286C" w:rsidR="00260017" w:rsidRPr="00BE13A5" w:rsidRDefault="00E6085D" w:rsidP="00E6085D">
      <w:pPr>
        <w:pStyle w:val="NoSpacing"/>
        <w:rPr>
          <w:rFonts w:cs="Times New Roman"/>
          <w:lang w:val="sr-Cyrl-BA"/>
        </w:rPr>
      </w:pPr>
      <w:r w:rsidRPr="00BE13A5">
        <w:rPr>
          <w:rFonts w:cs="Times New Roman"/>
          <w:lang w:val="sr-Cyrl-BA"/>
        </w:rPr>
        <w:t xml:space="preserve">Gaussian Naive Byes Classifier </w:t>
      </w:r>
      <w:r w:rsidR="0009399A" w:rsidRPr="00BE13A5">
        <w:rPr>
          <w:rFonts w:cs="Times New Roman"/>
          <w:lang w:val="sr-Cyrl-BA"/>
        </w:rPr>
        <w:t xml:space="preserve">(GNB) </w:t>
      </w:r>
      <w:r w:rsidR="00260017" w:rsidRPr="00BE13A5">
        <w:rPr>
          <w:rFonts w:cs="Times New Roman"/>
          <w:lang w:val="sr-Cyrl-BA"/>
        </w:rPr>
        <w:t xml:space="preserve">је алгоритам класификације базиран на </w:t>
      </w:r>
      <w:r w:rsidRPr="00BE13A5">
        <w:rPr>
          <w:rFonts w:cs="Times New Roman"/>
          <w:lang w:val="sr-Cyrl-BA"/>
        </w:rPr>
        <w:t>Бајесовој</w:t>
      </w:r>
      <w:r w:rsidR="00260017" w:rsidRPr="00BE13A5">
        <w:rPr>
          <w:rFonts w:cs="Times New Roman"/>
          <w:lang w:val="sr-Cyrl-BA"/>
        </w:rPr>
        <w:t xml:space="preserve"> теорем</w:t>
      </w:r>
      <w:r w:rsidRPr="00BE13A5">
        <w:rPr>
          <w:rFonts w:cs="Times New Roman"/>
          <w:lang w:val="sr-Cyrl-BA"/>
        </w:rPr>
        <w:t>и</w:t>
      </w:r>
      <w:r w:rsidR="00260017" w:rsidRPr="00BE13A5">
        <w:rPr>
          <w:rFonts w:cs="Times New Roman"/>
          <w:lang w:val="sr-Cyrl-BA"/>
        </w:rPr>
        <w:t xml:space="preserve"> и претпоставци да свака карактеристика у подацима има нормалну распод</w:t>
      </w:r>
      <w:r w:rsidRPr="00BE13A5">
        <w:rPr>
          <w:rFonts w:cs="Times New Roman"/>
          <w:lang w:val="sr-Cyrl-BA"/>
        </w:rPr>
        <w:t>ј</w:t>
      </w:r>
      <w:r w:rsidR="00260017" w:rsidRPr="00BE13A5">
        <w:rPr>
          <w:rFonts w:cs="Times New Roman"/>
          <w:lang w:val="sr-Cyrl-BA"/>
        </w:rPr>
        <w:t xml:space="preserve">елу. Алгоритам се користи за класификацију у којима </w:t>
      </w:r>
      <w:r w:rsidR="0087250F">
        <w:rPr>
          <w:rFonts w:cs="Times New Roman"/>
          <w:lang w:val="sr-Cyrl-BA"/>
        </w:rPr>
        <w:t>постоји</w:t>
      </w:r>
      <w:r w:rsidR="0087250F" w:rsidRPr="00BE13A5">
        <w:rPr>
          <w:rFonts w:cs="Times New Roman"/>
          <w:lang w:val="sr-Cyrl-BA"/>
        </w:rPr>
        <w:t xml:space="preserve"> </w:t>
      </w:r>
      <w:r w:rsidR="00260017" w:rsidRPr="00BE13A5">
        <w:rPr>
          <w:rFonts w:cs="Times New Roman"/>
          <w:lang w:val="sr-Cyrl-BA"/>
        </w:rPr>
        <w:t>н-категорија и н-карактеристик</w:t>
      </w:r>
      <w:r w:rsidR="00234E15" w:rsidRPr="00BE13A5">
        <w:rPr>
          <w:rFonts w:cs="Times New Roman"/>
          <w:lang w:val="sr-Cyrl-BA"/>
        </w:rPr>
        <w:t>а</w:t>
      </w:r>
      <w:r w:rsidR="00260017" w:rsidRPr="00BE13A5">
        <w:rPr>
          <w:rFonts w:cs="Times New Roman"/>
          <w:lang w:val="sr-Cyrl-BA"/>
        </w:rPr>
        <w:t xml:space="preserve"> за сваку инстанцу у подацима.</w:t>
      </w:r>
    </w:p>
    <w:p w14:paraId="1980149B" w14:textId="00DD5B87" w:rsidR="00260017" w:rsidRPr="00BE13A5" w:rsidRDefault="00260017" w:rsidP="00D44804">
      <w:pPr>
        <w:pStyle w:val="NoSpacing"/>
        <w:rPr>
          <w:rFonts w:cs="Times New Roman"/>
          <w:lang w:val="sr-Cyrl-BA"/>
        </w:rPr>
      </w:pPr>
      <w:r w:rsidRPr="00BE13A5">
        <w:rPr>
          <w:rFonts w:cs="Times New Roman"/>
          <w:lang w:val="sr-Cyrl-BA"/>
        </w:rPr>
        <w:t xml:space="preserve">Процес функционисања </w:t>
      </w:r>
      <w:r w:rsidR="0009399A" w:rsidRPr="00BE13A5">
        <w:rPr>
          <w:rFonts w:cs="Times New Roman"/>
          <w:lang w:val="sr-Cyrl-BA"/>
        </w:rPr>
        <w:t>GNB</w:t>
      </w:r>
      <w:r w:rsidR="00E6085D" w:rsidRPr="00BE13A5">
        <w:rPr>
          <w:rFonts w:cs="Times New Roman"/>
          <w:lang w:val="sr-Cyrl-BA"/>
        </w:rPr>
        <w:t xml:space="preserve"> алгоритма</w:t>
      </w:r>
      <w:r w:rsidRPr="00BE13A5">
        <w:rPr>
          <w:rFonts w:cs="Times New Roman"/>
          <w:lang w:val="sr-Cyrl-BA"/>
        </w:rPr>
        <w:t xml:space="preserve"> почиње са рачунањем </w:t>
      </w:r>
      <w:r w:rsidR="00E6085D" w:rsidRPr="00BE13A5">
        <w:rPr>
          <w:rFonts w:cs="Times New Roman"/>
          <w:lang w:val="sr-Cyrl-BA"/>
        </w:rPr>
        <w:t xml:space="preserve">Gaussian Probability Desity Function </w:t>
      </w:r>
      <w:r w:rsidRPr="00BE13A5">
        <w:rPr>
          <w:rFonts w:cs="Times New Roman"/>
          <w:lang w:val="sr-Cyrl-BA"/>
        </w:rPr>
        <w:t>(</w:t>
      </w:r>
      <w:r w:rsidR="00E6085D" w:rsidRPr="00BE13A5">
        <w:rPr>
          <w:rFonts w:cs="Times New Roman"/>
          <w:lang w:val="sr-Cyrl-BA"/>
        </w:rPr>
        <w:t>PDF</w:t>
      </w:r>
      <w:r w:rsidRPr="00BE13A5">
        <w:rPr>
          <w:rFonts w:cs="Times New Roman"/>
          <w:lang w:val="sr-Cyrl-BA"/>
        </w:rPr>
        <w:t xml:space="preserve">) за сваку карактеристику у свакој категорији. Овај </w:t>
      </w:r>
      <w:r w:rsidR="00E6085D" w:rsidRPr="00BE13A5">
        <w:rPr>
          <w:rFonts w:cs="Times New Roman"/>
          <w:lang w:val="sr-Cyrl-BA"/>
        </w:rPr>
        <w:t>PDF</w:t>
      </w:r>
      <w:r w:rsidRPr="00BE13A5">
        <w:rPr>
          <w:rFonts w:cs="Times New Roman"/>
          <w:lang w:val="sr-Cyrl-BA"/>
        </w:rPr>
        <w:t xml:space="preserve"> описује како се карактеристике распод</w:t>
      </w:r>
      <w:r w:rsidR="005D4572" w:rsidRPr="00BE13A5">
        <w:rPr>
          <w:rFonts w:cs="Times New Roman"/>
          <w:lang w:val="sr-Cyrl-BA"/>
        </w:rPr>
        <w:t>ј</w:t>
      </w:r>
      <w:r w:rsidRPr="00BE13A5">
        <w:rPr>
          <w:rFonts w:cs="Times New Roman"/>
          <w:lang w:val="sr-Cyrl-BA"/>
        </w:rPr>
        <w:t xml:space="preserve">ељују у датој категорији. Након тога, </w:t>
      </w:r>
      <w:r w:rsidR="00E6085D" w:rsidRPr="00BE13A5">
        <w:rPr>
          <w:rFonts w:cs="Times New Roman"/>
          <w:lang w:val="sr-Cyrl-BA"/>
        </w:rPr>
        <w:t>Бајесова</w:t>
      </w:r>
      <w:r w:rsidRPr="00BE13A5">
        <w:rPr>
          <w:rFonts w:cs="Times New Roman"/>
          <w:lang w:val="sr-Cyrl-BA"/>
        </w:rPr>
        <w:t xml:space="preserve"> теорема се користи за рачунање </w:t>
      </w:r>
      <w:r w:rsidR="0009399A" w:rsidRPr="00BE13A5">
        <w:rPr>
          <w:rFonts w:cs="Times New Roman"/>
          <w:lang w:val="sr-Cyrl-BA"/>
        </w:rPr>
        <w:t>вјеро</w:t>
      </w:r>
      <w:r w:rsidR="0009399A" w:rsidRPr="00A5730F">
        <w:rPr>
          <w:rFonts w:cs="Times New Roman"/>
          <w:lang w:val="sr-Cyrl-BA"/>
        </w:rPr>
        <w:t>в</w:t>
      </w:r>
      <w:r w:rsidR="0009399A" w:rsidRPr="00BE13A5">
        <w:rPr>
          <w:rFonts w:cs="Times New Roman"/>
          <w:lang w:val="sr-Cyrl-BA"/>
        </w:rPr>
        <w:t xml:space="preserve">атноће </w:t>
      </w:r>
      <w:commentRangeStart w:id="312"/>
      <w:commentRangeEnd w:id="312"/>
      <w:r w:rsidR="005D4572" w:rsidRPr="00BE13A5">
        <w:rPr>
          <w:rStyle w:val="CommentReference"/>
          <w:rFonts w:cs="Times New Roman"/>
          <w:lang w:val="sr-Cyrl-BA"/>
        </w:rPr>
        <w:commentReference w:id="312"/>
      </w:r>
      <w:r w:rsidRPr="00BE13A5">
        <w:rPr>
          <w:rFonts w:cs="Times New Roman"/>
          <w:lang w:val="sr-Cyrl-BA"/>
        </w:rPr>
        <w:t xml:space="preserve">за сваку категорију за дату инстанцу података. </w:t>
      </w:r>
      <w:r w:rsidR="0009399A" w:rsidRPr="00BE13A5">
        <w:rPr>
          <w:rFonts w:cs="Times New Roman"/>
          <w:lang w:val="sr-Cyrl-BA"/>
        </w:rPr>
        <w:t>Вјеро</w:t>
      </w:r>
      <w:r w:rsidR="0009399A" w:rsidRPr="00A5730F">
        <w:rPr>
          <w:rFonts w:cs="Times New Roman"/>
          <w:lang w:val="sr-Cyrl-BA"/>
        </w:rPr>
        <w:t>в</w:t>
      </w:r>
      <w:r w:rsidR="0009399A" w:rsidRPr="00BE13A5">
        <w:rPr>
          <w:rFonts w:cs="Times New Roman"/>
          <w:lang w:val="sr-Cyrl-BA"/>
        </w:rPr>
        <w:t xml:space="preserve">атноће </w:t>
      </w:r>
      <w:commentRangeStart w:id="313"/>
      <w:commentRangeEnd w:id="313"/>
      <w:r w:rsidR="00234E15" w:rsidRPr="00BE13A5">
        <w:rPr>
          <w:rStyle w:val="CommentReference"/>
          <w:rFonts w:cs="Times New Roman"/>
          <w:lang w:val="sr-Cyrl-BA"/>
        </w:rPr>
        <w:commentReference w:id="313"/>
      </w:r>
      <w:r w:rsidRPr="00BE13A5">
        <w:rPr>
          <w:rFonts w:cs="Times New Roman"/>
          <w:lang w:val="sr-Cyrl-BA"/>
        </w:rPr>
        <w:t>се комбин</w:t>
      </w:r>
      <w:r w:rsidR="00E6085D" w:rsidRPr="00BE13A5">
        <w:rPr>
          <w:rFonts w:cs="Times New Roman"/>
          <w:lang w:val="sr-Cyrl-BA"/>
        </w:rPr>
        <w:t>у</w:t>
      </w:r>
      <w:r w:rsidRPr="00BE13A5">
        <w:rPr>
          <w:rFonts w:cs="Times New Roman"/>
          <w:lang w:val="sr-Cyrl-BA"/>
        </w:rPr>
        <w:t xml:space="preserve">ју за све карактеристике у датој инстанци и на крају се израчунава коначна </w:t>
      </w:r>
      <w:r w:rsidR="0009399A" w:rsidRPr="00A5730F">
        <w:rPr>
          <w:rFonts w:cs="Times New Roman"/>
          <w:lang w:val="sr-Cyrl-BA"/>
        </w:rPr>
        <w:t>вјероватноћа</w:t>
      </w:r>
      <w:r w:rsidR="0009399A" w:rsidRPr="00BE13A5">
        <w:rPr>
          <w:rFonts w:cs="Times New Roman"/>
          <w:lang w:val="sr-Cyrl-BA"/>
        </w:rPr>
        <w:t xml:space="preserve"> </w:t>
      </w:r>
      <w:commentRangeStart w:id="314"/>
      <w:commentRangeEnd w:id="314"/>
      <w:r w:rsidR="005D4572" w:rsidRPr="00BE13A5">
        <w:rPr>
          <w:rStyle w:val="CommentReference"/>
          <w:rFonts w:cs="Times New Roman"/>
          <w:lang w:val="sr-Cyrl-BA"/>
        </w:rPr>
        <w:commentReference w:id="314"/>
      </w:r>
      <w:r w:rsidRPr="00BE13A5">
        <w:rPr>
          <w:rFonts w:cs="Times New Roman"/>
          <w:lang w:val="sr-Cyrl-BA"/>
        </w:rPr>
        <w:t xml:space="preserve">за сваку категорију. Инстанца се класификује у категорију са највећом </w:t>
      </w:r>
      <w:r w:rsidR="0009399A" w:rsidRPr="00A5730F">
        <w:rPr>
          <w:rFonts w:cs="Times New Roman"/>
          <w:lang w:val="sr-Cyrl-BA"/>
        </w:rPr>
        <w:t>вјероватноћом</w:t>
      </w:r>
      <w:r w:rsidRPr="00BE13A5">
        <w:rPr>
          <w:rFonts w:cs="Times New Roman"/>
          <w:lang w:val="sr-Cyrl-BA"/>
        </w:rPr>
        <w:t>.</w:t>
      </w:r>
    </w:p>
    <w:p w14:paraId="61A32EEF" w14:textId="3596EA86" w:rsidR="00260017" w:rsidRPr="00BE13A5" w:rsidRDefault="00260017" w:rsidP="00D44804">
      <w:pPr>
        <w:pStyle w:val="NoSpacing"/>
        <w:rPr>
          <w:rFonts w:cs="Times New Roman"/>
          <w:lang w:val="sr-Cyrl-BA"/>
        </w:rPr>
      </w:pPr>
      <w:r w:rsidRPr="00BE13A5">
        <w:rPr>
          <w:rFonts w:cs="Times New Roman"/>
          <w:lang w:val="sr-Cyrl-BA"/>
        </w:rPr>
        <w:t xml:space="preserve">Међутим, претпоставка да свака карактеристика има нормалну </w:t>
      </w:r>
      <w:r w:rsidR="00E6085D" w:rsidRPr="00BE13A5">
        <w:rPr>
          <w:rFonts w:cs="Times New Roman"/>
          <w:lang w:val="sr-Cyrl-BA"/>
        </w:rPr>
        <w:t>расподјел</w:t>
      </w:r>
      <w:r w:rsidRPr="00BE13A5">
        <w:rPr>
          <w:rFonts w:cs="Times New Roman"/>
          <w:lang w:val="sr-Cyrl-BA"/>
        </w:rPr>
        <w:t>у често може бити погрешна у стварним подацима, што може довести до лоших резултата класификације</w:t>
      </w:r>
      <w:r w:rsidR="00E6085D" w:rsidRPr="00BE13A5">
        <w:rPr>
          <w:rFonts w:cs="Times New Roman"/>
          <w:lang w:val="sr-Cyrl-BA"/>
        </w:rPr>
        <w:t>, па</w:t>
      </w:r>
      <w:r w:rsidRPr="00BE13A5">
        <w:rPr>
          <w:rFonts w:cs="Times New Roman"/>
          <w:lang w:val="sr-Cyrl-BA"/>
        </w:rPr>
        <w:t xml:space="preserve"> је важно провјеравати и примјењивати адекватне претпоставке о </w:t>
      </w:r>
      <w:r w:rsidR="00E6085D" w:rsidRPr="00BE13A5">
        <w:rPr>
          <w:rFonts w:cs="Times New Roman"/>
          <w:lang w:val="sr-Cyrl-BA"/>
        </w:rPr>
        <w:t>расподјел</w:t>
      </w:r>
      <w:r w:rsidRPr="00BE13A5">
        <w:rPr>
          <w:rFonts w:cs="Times New Roman"/>
          <w:lang w:val="sr-Cyrl-BA"/>
        </w:rPr>
        <w:t>и када се користи овај алгоритам.</w:t>
      </w:r>
    </w:p>
    <w:p w14:paraId="4C4C829B" w14:textId="470CEE4F" w:rsidR="00260017" w:rsidRPr="00BE13A5" w:rsidRDefault="0009399A" w:rsidP="00260017">
      <w:pPr>
        <w:pStyle w:val="NoSpacing"/>
        <w:rPr>
          <w:rFonts w:cs="Times New Roman"/>
          <w:lang w:val="sr-Cyrl-BA"/>
        </w:rPr>
      </w:pPr>
      <w:r w:rsidRPr="00BE13A5">
        <w:rPr>
          <w:rFonts w:cs="Times New Roman"/>
          <w:lang w:val="sr-Cyrl-BA"/>
        </w:rPr>
        <w:t>GNB</w:t>
      </w:r>
      <w:r w:rsidR="00E6085D" w:rsidRPr="00BE13A5">
        <w:rPr>
          <w:rFonts w:cs="Times New Roman"/>
          <w:lang w:val="sr-Cyrl-BA"/>
        </w:rPr>
        <w:t xml:space="preserve"> </w:t>
      </w:r>
      <w:r w:rsidR="00260017" w:rsidRPr="00BE13A5">
        <w:rPr>
          <w:rFonts w:cs="Times New Roman"/>
          <w:lang w:val="sr-Cyrl-BA"/>
        </w:rPr>
        <w:t>је једноставан и ефикасан алгоритам за класификацију, а посебно се добро показује у случајевима са великим бројем категорија и малим бројем карактеристика.</w:t>
      </w:r>
    </w:p>
    <w:p w14:paraId="2E3B50D9" w14:textId="77777777" w:rsidR="00260017" w:rsidRPr="00BE13A5" w:rsidRDefault="00C509AB" w:rsidP="00532390">
      <w:pPr>
        <w:pStyle w:val="Heading2"/>
        <w:numPr>
          <w:ilvl w:val="1"/>
          <w:numId w:val="1"/>
        </w:numPr>
        <w:rPr>
          <w:rFonts w:cs="Times New Roman"/>
          <w:lang w:val="sr-Cyrl-BA"/>
        </w:rPr>
      </w:pPr>
      <w:bookmarkStart w:id="315" w:name="_Toc162247181"/>
      <w:r w:rsidRPr="00BE13A5">
        <w:rPr>
          <w:rFonts w:cs="Times New Roman"/>
          <w:lang w:val="sr-Cyrl-BA"/>
        </w:rPr>
        <w:t>K Nearest Neighbors Classifier</w:t>
      </w:r>
      <w:bookmarkEnd w:id="315"/>
    </w:p>
    <w:p w14:paraId="349954D2" w14:textId="3F7C612E" w:rsidR="00260017" w:rsidRPr="00BE13A5" w:rsidRDefault="00E6085D" w:rsidP="00D44804">
      <w:pPr>
        <w:pStyle w:val="NoSpacing"/>
        <w:rPr>
          <w:rFonts w:cs="Times New Roman"/>
          <w:lang w:val="sr-Cyrl-BA"/>
        </w:rPr>
      </w:pPr>
      <w:r w:rsidRPr="00BE13A5">
        <w:rPr>
          <w:rFonts w:cs="Times New Roman"/>
          <w:lang w:val="sr-Cyrl-BA"/>
        </w:rPr>
        <w:t xml:space="preserve">K Nearest Neighbors Classifier </w:t>
      </w:r>
      <w:r w:rsidR="00260017" w:rsidRPr="00BE13A5">
        <w:rPr>
          <w:rFonts w:cs="Times New Roman"/>
          <w:lang w:val="sr-Cyrl-BA"/>
        </w:rPr>
        <w:t>(</w:t>
      </w:r>
      <w:r w:rsidRPr="00BE13A5">
        <w:rPr>
          <w:rFonts w:cs="Times New Roman"/>
          <w:lang w:val="sr-Cyrl-BA"/>
        </w:rPr>
        <w:t>KNN</w:t>
      </w:r>
      <w:r w:rsidR="00260017" w:rsidRPr="00BE13A5">
        <w:rPr>
          <w:rFonts w:cs="Times New Roman"/>
          <w:lang w:val="sr-Cyrl-BA"/>
        </w:rPr>
        <w:t>) алгоритам је један од најједноставнијих и најчешће кориштених алгоритама у машинском учењу, коришћен за класификацију. Овај алгоритам користи концепт к-најближих сус</w:t>
      </w:r>
      <w:r w:rsidRPr="00BE13A5">
        <w:rPr>
          <w:rFonts w:cs="Times New Roman"/>
          <w:lang w:val="sr-Cyrl-BA"/>
        </w:rPr>
        <w:t>j</w:t>
      </w:r>
      <w:r w:rsidR="00260017" w:rsidRPr="00BE13A5">
        <w:rPr>
          <w:rFonts w:cs="Times New Roman"/>
          <w:lang w:val="sr-Cyrl-BA"/>
        </w:rPr>
        <w:t>еда за класификацију нових објеката.</w:t>
      </w:r>
    </w:p>
    <w:p w14:paraId="7957DAC5" w14:textId="3E360676" w:rsidR="00260017" w:rsidRPr="00BE13A5" w:rsidRDefault="00260017" w:rsidP="00D44804">
      <w:pPr>
        <w:pStyle w:val="NoSpacing"/>
        <w:rPr>
          <w:rFonts w:cs="Times New Roman"/>
          <w:lang w:val="sr-Cyrl-BA"/>
        </w:rPr>
      </w:pPr>
      <w:r w:rsidRPr="00BE13A5">
        <w:rPr>
          <w:rFonts w:cs="Times New Roman"/>
          <w:lang w:val="sr-Cyrl-BA"/>
        </w:rPr>
        <w:t xml:space="preserve">Алгоритам </w:t>
      </w:r>
      <w:r w:rsidR="00E6085D" w:rsidRPr="00BE13A5">
        <w:rPr>
          <w:rFonts w:cs="Times New Roman"/>
          <w:lang w:val="sr-Cyrl-BA"/>
        </w:rPr>
        <w:t xml:space="preserve">KNN </w:t>
      </w:r>
      <w:r w:rsidRPr="00BE13A5">
        <w:rPr>
          <w:rFonts w:cs="Times New Roman"/>
          <w:lang w:val="sr-Cyrl-BA"/>
        </w:rPr>
        <w:t xml:space="preserve">представља једноставну верзију алгоритма класификације, </w:t>
      </w:r>
      <w:r w:rsidR="00497CF6" w:rsidRPr="00BE13A5">
        <w:rPr>
          <w:rFonts w:cs="Times New Roman"/>
          <w:lang w:val="sr-Cyrl-BA"/>
        </w:rPr>
        <w:t>гдје</w:t>
      </w:r>
      <w:r w:rsidRPr="00BE13A5">
        <w:rPr>
          <w:rFonts w:cs="Times New Roman"/>
          <w:lang w:val="sr-Cyrl-BA"/>
        </w:rPr>
        <w:t xml:space="preserve"> се узима у обзир к-најближих сус</w:t>
      </w:r>
      <w:r w:rsidR="00E6085D" w:rsidRPr="00BE13A5">
        <w:rPr>
          <w:rFonts w:cs="Times New Roman"/>
          <w:lang w:val="sr-Cyrl-BA"/>
        </w:rPr>
        <w:t>j</w:t>
      </w:r>
      <w:r w:rsidRPr="00BE13A5">
        <w:rPr>
          <w:rFonts w:cs="Times New Roman"/>
          <w:lang w:val="sr-Cyrl-BA"/>
        </w:rPr>
        <w:t>еда објекта који се покушава класификовати.</w:t>
      </w:r>
      <w:r w:rsidR="00497CF6" w:rsidRPr="00BE13A5">
        <w:rPr>
          <w:rFonts w:cs="Times New Roman"/>
          <w:lang w:val="sr-Cyrl-BA"/>
        </w:rPr>
        <w:t xml:space="preserve"> </w:t>
      </w:r>
    </w:p>
    <w:p w14:paraId="3A70B9A5" w14:textId="6AEC8036" w:rsidR="00260017" w:rsidRPr="00BE13A5" w:rsidRDefault="00260017" w:rsidP="00D44804">
      <w:pPr>
        <w:pStyle w:val="NoSpacing"/>
        <w:rPr>
          <w:rFonts w:cs="Times New Roman"/>
          <w:lang w:val="sr-Cyrl-BA"/>
        </w:rPr>
      </w:pPr>
      <w:r w:rsidRPr="00BE13A5">
        <w:rPr>
          <w:rFonts w:cs="Times New Roman"/>
          <w:lang w:val="sr-Cyrl-BA"/>
        </w:rPr>
        <w:t>Одређивање к-најближих сус</w:t>
      </w:r>
      <w:r w:rsidR="00E6085D" w:rsidRPr="00BE13A5">
        <w:rPr>
          <w:rFonts w:cs="Times New Roman"/>
          <w:lang w:val="sr-Cyrl-BA"/>
        </w:rPr>
        <w:t>j</w:t>
      </w:r>
      <w:r w:rsidRPr="00BE13A5">
        <w:rPr>
          <w:rFonts w:cs="Times New Roman"/>
          <w:lang w:val="sr-Cyrl-BA"/>
        </w:rPr>
        <w:t xml:space="preserve">еда се врши на основу израчунате удаљености између новог објекта и свих објеката из тренинг скупа. Након тога, објекти са најмањом удаљеношћу су дефинисани као к-најближи </w:t>
      </w:r>
      <w:r w:rsidR="00B54DCE" w:rsidRPr="00BE13A5">
        <w:rPr>
          <w:rFonts w:cs="Times New Roman"/>
          <w:lang w:val="sr-Cyrl-BA"/>
        </w:rPr>
        <w:t>сусједи</w:t>
      </w:r>
      <w:r w:rsidRPr="00BE13A5">
        <w:rPr>
          <w:rFonts w:cs="Times New Roman"/>
          <w:lang w:val="sr-Cyrl-BA"/>
        </w:rPr>
        <w:t>.</w:t>
      </w:r>
    </w:p>
    <w:p w14:paraId="118EAF02" w14:textId="0DFF882A" w:rsidR="00260017" w:rsidRPr="00BE13A5" w:rsidRDefault="00260017" w:rsidP="00D44804">
      <w:pPr>
        <w:pStyle w:val="NoSpacing"/>
        <w:rPr>
          <w:rFonts w:cs="Times New Roman"/>
          <w:lang w:val="sr-Cyrl-BA"/>
        </w:rPr>
      </w:pPr>
      <w:r w:rsidRPr="00BE13A5">
        <w:rPr>
          <w:rFonts w:cs="Times New Roman"/>
          <w:lang w:val="sr-Cyrl-BA"/>
        </w:rPr>
        <w:t>На крају, класификација новог објекта се врши преко гласања к-најближих сус</w:t>
      </w:r>
      <w:r w:rsidR="00E6085D" w:rsidRPr="00BE13A5">
        <w:rPr>
          <w:rFonts w:cs="Times New Roman"/>
          <w:lang w:val="sr-Cyrl-BA"/>
        </w:rPr>
        <w:t>j</w:t>
      </w:r>
      <w:r w:rsidRPr="00BE13A5">
        <w:rPr>
          <w:rFonts w:cs="Times New Roman"/>
          <w:lang w:val="sr-Cyrl-BA"/>
        </w:rPr>
        <w:t>еда, тако што се узима у обзир најчешћа класа међу њима.</w:t>
      </w:r>
    </w:p>
    <w:p w14:paraId="29DC9ED1" w14:textId="1C4E4D98" w:rsidR="00260017" w:rsidRPr="00BE13A5" w:rsidRDefault="00260017" w:rsidP="00260017">
      <w:pPr>
        <w:pStyle w:val="NoSpacing"/>
        <w:rPr>
          <w:rFonts w:cs="Times New Roman"/>
          <w:lang w:val="sr-Cyrl-BA"/>
        </w:rPr>
      </w:pPr>
      <w:r w:rsidRPr="00BE13A5">
        <w:rPr>
          <w:rFonts w:cs="Times New Roman"/>
          <w:lang w:val="sr-Cyrl-BA"/>
        </w:rPr>
        <w:t xml:space="preserve">У поређењу са другим алгоритмима, </w:t>
      </w:r>
      <w:r w:rsidR="00E6085D" w:rsidRPr="00BE13A5">
        <w:rPr>
          <w:rFonts w:cs="Times New Roman"/>
          <w:lang w:val="sr-Cyrl-BA"/>
        </w:rPr>
        <w:t xml:space="preserve">KNN </w:t>
      </w:r>
      <w:r w:rsidRPr="00BE13A5">
        <w:rPr>
          <w:rFonts w:cs="Times New Roman"/>
          <w:lang w:val="sr-Cyrl-BA"/>
        </w:rPr>
        <w:t>је једноставан за прим</w:t>
      </w:r>
      <w:r w:rsidR="005D4572" w:rsidRPr="00BE13A5">
        <w:rPr>
          <w:rFonts w:cs="Times New Roman"/>
          <w:lang w:val="sr-Cyrl-BA"/>
        </w:rPr>
        <w:t>ј</w:t>
      </w:r>
      <w:r w:rsidRPr="00BE13A5">
        <w:rPr>
          <w:rFonts w:cs="Times New Roman"/>
          <w:lang w:val="sr-Cyrl-BA"/>
        </w:rPr>
        <w:t>ену, а истовремено ефикасан у класификацији различитих типова података. Међутим, један од недостатака овог алгоритма је што се рачунају удаљености између свих објеката у тренинг скупу и новог објекта, што може бити захт</w:t>
      </w:r>
      <w:r w:rsidR="00497CF6" w:rsidRPr="00BE13A5">
        <w:rPr>
          <w:rFonts w:cs="Times New Roman"/>
          <w:lang w:val="sr-Cyrl-BA"/>
        </w:rPr>
        <w:t>ј</w:t>
      </w:r>
      <w:r w:rsidRPr="00BE13A5">
        <w:rPr>
          <w:rFonts w:cs="Times New Roman"/>
          <w:lang w:val="sr-Cyrl-BA"/>
        </w:rPr>
        <w:t>евно за израчунавање за велике податке.</w:t>
      </w:r>
    </w:p>
    <w:p w14:paraId="291FA1C2" w14:textId="77777777" w:rsidR="00DF7825" w:rsidRPr="00BE13A5" w:rsidRDefault="00C509AB" w:rsidP="00532390">
      <w:pPr>
        <w:pStyle w:val="Heading2"/>
        <w:numPr>
          <w:ilvl w:val="1"/>
          <w:numId w:val="1"/>
        </w:numPr>
        <w:rPr>
          <w:rFonts w:cs="Times New Roman"/>
          <w:lang w:val="sr-Cyrl-BA"/>
        </w:rPr>
      </w:pPr>
      <w:bookmarkStart w:id="316" w:name="_Toc162247182"/>
      <w:r w:rsidRPr="00BE13A5">
        <w:rPr>
          <w:rFonts w:cs="Times New Roman"/>
          <w:lang w:val="sr-Cyrl-BA"/>
        </w:rPr>
        <w:t>Decision Tree Classifier</w:t>
      </w:r>
      <w:bookmarkEnd w:id="316"/>
    </w:p>
    <w:p w14:paraId="3D8D4B0C" w14:textId="631ABA9B" w:rsidR="00260017" w:rsidRPr="00BE13A5" w:rsidRDefault="00497CF6" w:rsidP="00D44804">
      <w:pPr>
        <w:pStyle w:val="NoSpacing"/>
        <w:rPr>
          <w:rFonts w:cs="Times New Roman"/>
          <w:lang w:val="sr-Cyrl-BA"/>
        </w:rPr>
      </w:pPr>
      <w:commentRangeStart w:id="317"/>
      <w:r w:rsidRPr="00BE13A5">
        <w:rPr>
          <w:rFonts w:cs="Times New Roman"/>
          <w:lang w:val="sr-Cyrl-BA"/>
        </w:rPr>
        <w:t>Decision Tree Classifier</w:t>
      </w:r>
      <w:r w:rsidR="0009399A" w:rsidRPr="00BE13A5">
        <w:rPr>
          <w:rFonts w:cs="Times New Roman"/>
          <w:lang w:val="sr-Cyrl-BA"/>
        </w:rPr>
        <w:t xml:space="preserve"> </w:t>
      </w:r>
      <w:r w:rsidR="0009399A" w:rsidRPr="00A5730F">
        <w:rPr>
          <w:rFonts w:cs="Times New Roman"/>
          <w:lang w:val="sr-Cyrl-BA"/>
        </w:rPr>
        <w:t>(</w:t>
      </w:r>
      <w:r w:rsidR="0009399A" w:rsidRPr="00BE13A5">
        <w:rPr>
          <w:rFonts w:cs="Times New Roman"/>
          <w:lang w:val="sr-Cyrl-BA"/>
        </w:rPr>
        <w:t>DT</w:t>
      </w:r>
      <w:r w:rsidR="0009399A" w:rsidRPr="00A5730F">
        <w:rPr>
          <w:rFonts w:cs="Times New Roman"/>
          <w:lang w:val="sr-Cyrl-BA"/>
        </w:rPr>
        <w:t>)</w:t>
      </w:r>
      <w:r w:rsidRPr="00BE13A5">
        <w:rPr>
          <w:rFonts w:cs="Times New Roman"/>
          <w:lang w:val="sr-Cyrl-BA"/>
        </w:rPr>
        <w:t xml:space="preserve"> </w:t>
      </w:r>
      <w:commentRangeEnd w:id="317"/>
      <w:r w:rsidR="00311E98" w:rsidRPr="00BE13A5">
        <w:rPr>
          <w:rStyle w:val="CommentReference"/>
          <w:rFonts w:cs="Times New Roman"/>
          <w:lang w:val="sr-Cyrl-BA"/>
        </w:rPr>
        <w:commentReference w:id="317"/>
      </w:r>
      <w:r w:rsidR="00260017" w:rsidRPr="00BE13A5">
        <w:rPr>
          <w:rFonts w:cs="Times New Roman"/>
          <w:lang w:val="sr-Cyrl-BA"/>
        </w:rPr>
        <w:t xml:space="preserve">алгоритам се користи за разврставање података. Овај алгоритам користи стабло одлучивања као своју главну структуру, </w:t>
      </w:r>
      <w:r w:rsidRPr="00BE13A5">
        <w:rPr>
          <w:rFonts w:cs="Times New Roman"/>
          <w:lang w:val="sr-Cyrl-BA"/>
        </w:rPr>
        <w:t>гдје</w:t>
      </w:r>
      <w:r w:rsidR="00260017" w:rsidRPr="00BE13A5">
        <w:rPr>
          <w:rFonts w:cs="Times New Roman"/>
          <w:lang w:val="sr-Cyrl-BA"/>
        </w:rPr>
        <w:t xml:space="preserve"> се разматрају различит</w:t>
      </w:r>
      <w:r w:rsidRPr="00BE13A5">
        <w:rPr>
          <w:rFonts w:cs="Times New Roman"/>
          <w:lang w:val="sr-Cyrl-BA"/>
        </w:rPr>
        <w:t>и</w:t>
      </w:r>
      <w:r w:rsidR="00260017" w:rsidRPr="00BE13A5">
        <w:rPr>
          <w:rFonts w:cs="Times New Roman"/>
          <w:lang w:val="sr-Cyrl-BA"/>
        </w:rPr>
        <w:t xml:space="preserve"> атрибут</w:t>
      </w:r>
      <w:r w:rsidRPr="00BE13A5">
        <w:rPr>
          <w:rFonts w:cs="Times New Roman"/>
          <w:lang w:val="sr-Cyrl-BA"/>
        </w:rPr>
        <w:t>и</w:t>
      </w:r>
      <w:r w:rsidR="00260017" w:rsidRPr="00BE13A5">
        <w:rPr>
          <w:rFonts w:cs="Times New Roman"/>
          <w:lang w:val="sr-Cyrl-BA"/>
        </w:rPr>
        <w:t xml:space="preserve"> унутар </w:t>
      </w:r>
      <w:r w:rsidRPr="00BE13A5">
        <w:rPr>
          <w:rFonts w:cs="Times New Roman"/>
          <w:lang w:val="sr-Cyrl-BA"/>
        </w:rPr>
        <w:t xml:space="preserve">скупа </w:t>
      </w:r>
      <w:r w:rsidR="00260017" w:rsidRPr="00BE13A5">
        <w:rPr>
          <w:rFonts w:cs="Times New Roman"/>
          <w:lang w:val="sr-Cyrl-BA"/>
        </w:rPr>
        <w:t>података и доносе се одлуке о томе како да се подаци разврстају.</w:t>
      </w:r>
    </w:p>
    <w:p w14:paraId="7084CE58" w14:textId="58441D52" w:rsidR="00260017" w:rsidRPr="00BE13A5" w:rsidRDefault="00260017" w:rsidP="00D44804">
      <w:pPr>
        <w:pStyle w:val="NoSpacing"/>
        <w:rPr>
          <w:rFonts w:cs="Times New Roman"/>
          <w:lang w:val="sr-Cyrl-BA"/>
        </w:rPr>
      </w:pPr>
      <w:r w:rsidRPr="00BE13A5">
        <w:rPr>
          <w:rFonts w:cs="Times New Roman"/>
          <w:lang w:val="sr-Cyrl-BA"/>
        </w:rPr>
        <w:t>Стабло одлучивања користи дв</w:t>
      </w:r>
      <w:r w:rsidR="00497CF6" w:rsidRPr="00BE13A5">
        <w:rPr>
          <w:rFonts w:cs="Times New Roman"/>
          <w:lang w:val="sr-Cyrl-BA"/>
        </w:rPr>
        <w:t>иј</w:t>
      </w:r>
      <w:r w:rsidRPr="00BE13A5">
        <w:rPr>
          <w:rFonts w:cs="Times New Roman"/>
          <w:lang w:val="sr-Cyrl-BA"/>
        </w:rPr>
        <w:t xml:space="preserve">е врсте чворова: чвор са члановима и лист. Чвор са члановима разматра неки атрибут и одлучује да ли подаци треба да иду у један од </w:t>
      </w:r>
      <w:r w:rsidR="00497CF6" w:rsidRPr="00BE13A5">
        <w:rPr>
          <w:rFonts w:cs="Times New Roman"/>
          <w:lang w:val="sr-Cyrl-BA"/>
        </w:rPr>
        <w:t>његових</w:t>
      </w:r>
      <w:r w:rsidRPr="00BE13A5">
        <w:rPr>
          <w:rFonts w:cs="Times New Roman"/>
          <w:lang w:val="sr-Cyrl-BA"/>
        </w:rPr>
        <w:t xml:space="preserve"> подчворова, који се затим поново </w:t>
      </w:r>
      <w:r w:rsidR="00497CF6" w:rsidRPr="00BE13A5">
        <w:rPr>
          <w:rFonts w:cs="Times New Roman"/>
          <w:lang w:val="sr-Cyrl-BA"/>
        </w:rPr>
        <w:t>разматрају</w:t>
      </w:r>
      <w:r w:rsidRPr="00BE13A5">
        <w:rPr>
          <w:rFonts w:cs="Times New Roman"/>
          <w:lang w:val="sr-Cyrl-BA"/>
        </w:rPr>
        <w:t>. Ова</w:t>
      </w:r>
      <w:r w:rsidR="00497CF6" w:rsidRPr="00BE13A5">
        <w:rPr>
          <w:rFonts w:cs="Times New Roman"/>
          <w:lang w:val="sr-Cyrl-BA"/>
        </w:rPr>
        <w:t>ј</w:t>
      </w:r>
      <w:r w:rsidRPr="00BE13A5">
        <w:rPr>
          <w:rFonts w:cs="Times New Roman"/>
          <w:lang w:val="sr-Cyrl-BA"/>
        </w:rPr>
        <w:t xml:space="preserve"> процес тумачења се понавља све док </w:t>
      </w:r>
      <w:r w:rsidR="00497CF6" w:rsidRPr="00BE13A5">
        <w:rPr>
          <w:rFonts w:cs="Times New Roman"/>
          <w:lang w:val="sr-Cyrl-BA"/>
        </w:rPr>
        <w:t xml:space="preserve">се </w:t>
      </w:r>
      <w:r w:rsidRPr="00BE13A5">
        <w:rPr>
          <w:rFonts w:cs="Times New Roman"/>
          <w:lang w:val="sr-Cyrl-BA"/>
        </w:rPr>
        <w:t xml:space="preserve">не дође до листа, који означава коначно </w:t>
      </w:r>
      <w:r w:rsidR="00497CF6" w:rsidRPr="00BE13A5">
        <w:rPr>
          <w:rFonts w:cs="Times New Roman"/>
          <w:lang w:val="sr-Cyrl-BA"/>
        </w:rPr>
        <w:t xml:space="preserve">мјесто код </w:t>
      </w:r>
      <w:r w:rsidRPr="00BE13A5">
        <w:rPr>
          <w:rFonts w:cs="Times New Roman"/>
          <w:lang w:val="sr-Cyrl-BA"/>
        </w:rPr>
        <w:t>разврставањ</w:t>
      </w:r>
      <w:r w:rsidR="00497CF6" w:rsidRPr="00BE13A5">
        <w:rPr>
          <w:rFonts w:cs="Times New Roman"/>
          <w:lang w:val="sr-Cyrl-BA"/>
        </w:rPr>
        <w:t>а</w:t>
      </w:r>
      <w:r w:rsidRPr="00BE13A5">
        <w:rPr>
          <w:rFonts w:cs="Times New Roman"/>
          <w:lang w:val="sr-Cyrl-BA"/>
        </w:rPr>
        <w:t xml:space="preserve"> података.</w:t>
      </w:r>
    </w:p>
    <w:p w14:paraId="31ECEEA5" w14:textId="2C081E7A" w:rsidR="00260017" w:rsidRPr="00BE13A5" w:rsidRDefault="0009399A" w:rsidP="00D44804">
      <w:pPr>
        <w:pStyle w:val="NoSpacing"/>
        <w:rPr>
          <w:rFonts w:cs="Times New Roman"/>
          <w:lang w:val="sr-Cyrl-BA"/>
        </w:rPr>
      </w:pPr>
      <w:r w:rsidRPr="00BE13A5">
        <w:rPr>
          <w:rFonts w:cs="Times New Roman"/>
          <w:lang w:val="sr-Cyrl-BA"/>
        </w:rPr>
        <w:lastRenderedPageBreak/>
        <w:t>DT</w:t>
      </w:r>
      <w:r w:rsidR="00497CF6" w:rsidRPr="00BE13A5">
        <w:rPr>
          <w:rFonts w:cs="Times New Roman"/>
          <w:lang w:val="sr-Cyrl-BA"/>
        </w:rPr>
        <w:t xml:space="preserve"> </w:t>
      </w:r>
      <w:r w:rsidR="00260017" w:rsidRPr="00BE13A5">
        <w:rPr>
          <w:rFonts w:cs="Times New Roman"/>
          <w:lang w:val="sr-Cyrl-BA"/>
        </w:rPr>
        <w:t>алгоритам се може користити за разврставање података у више класа, као и за класификацију података. Алгоритам функционише тако што се корист</w:t>
      </w:r>
      <w:r w:rsidR="00497CF6" w:rsidRPr="00BE13A5">
        <w:rPr>
          <w:rFonts w:cs="Times New Roman"/>
          <w:lang w:val="sr-Cyrl-BA"/>
        </w:rPr>
        <w:t>е</w:t>
      </w:r>
      <w:r w:rsidR="00260017" w:rsidRPr="00BE13A5">
        <w:rPr>
          <w:rFonts w:cs="Times New Roman"/>
          <w:lang w:val="sr-Cyrl-BA"/>
        </w:rPr>
        <w:t xml:space="preserve"> </w:t>
      </w:r>
      <w:r w:rsidR="00497CF6" w:rsidRPr="00BE13A5">
        <w:rPr>
          <w:rFonts w:cs="Times New Roman"/>
          <w:lang w:val="sr-Cyrl-BA"/>
        </w:rPr>
        <w:t>претходни</w:t>
      </w:r>
      <w:r w:rsidR="00260017" w:rsidRPr="00BE13A5">
        <w:rPr>
          <w:rFonts w:cs="Times New Roman"/>
          <w:lang w:val="sr-Cyrl-BA"/>
        </w:rPr>
        <w:t xml:space="preserve"> подаци како би се створило стабло одлучивања, које се онда користи да се разврстају нови подаци.</w:t>
      </w:r>
    </w:p>
    <w:p w14:paraId="698C0056" w14:textId="049279FD" w:rsidR="00260017" w:rsidRPr="00BE13A5" w:rsidRDefault="00260017" w:rsidP="00D44804">
      <w:pPr>
        <w:pStyle w:val="NoSpacing"/>
        <w:rPr>
          <w:rFonts w:cs="Times New Roman"/>
          <w:lang w:val="sr-Cyrl-BA"/>
        </w:rPr>
      </w:pPr>
      <w:r w:rsidRPr="00BE13A5">
        <w:rPr>
          <w:rFonts w:cs="Times New Roman"/>
          <w:lang w:val="sr-Cyrl-BA"/>
        </w:rPr>
        <w:t>Овај алгоритам је једноставан за разум</w:t>
      </w:r>
      <w:r w:rsidR="00497CF6" w:rsidRPr="00BE13A5">
        <w:rPr>
          <w:rFonts w:cs="Times New Roman"/>
          <w:lang w:val="sr-Cyrl-BA"/>
        </w:rPr>
        <w:t>иј</w:t>
      </w:r>
      <w:r w:rsidRPr="00BE13A5">
        <w:rPr>
          <w:rFonts w:cs="Times New Roman"/>
          <w:lang w:val="sr-Cyrl-BA"/>
        </w:rPr>
        <w:t xml:space="preserve">евање и имплементирање, што га чини </w:t>
      </w:r>
      <w:r w:rsidR="000509A7" w:rsidRPr="00BE13A5">
        <w:rPr>
          <w:rFonts w:cs="Times New Roman"/>
          <w:lang w:val="sr-Cyrl-BA"/>
        </w:rPr>
        <w:t xml:space="preserve">погодним </w:t>
      </w:r>
      <w:r w:rsidRPr="00BE13A5">
        <w:rPr>
          <w:rFonts w:cs="Times New Roman"/>
          <w:lang w:val="sr-Cyrl-BA"/>
        </w:rPr>
        <w:t xml:space="preserve">за многе </w:t>
      </w:r>
      <w:r w:rsidR="00497CF6" w:rsidRPr="00BE13A5">
        <w:rPr>
          <w:rFonts w:cs="Times New Roman"/>
          <w:lang w:val="sr-Cyrl-BA"/>
        </w:rPr>
        <w:t>примјене укључујући финансије, трговину, медицинске и друге индустрије.</w:t>
      </w:r>
      <w:r w:rsidRPr="00BE13A5">
        <w:rPr>
          <w:rFonts w:cs="Times New Roman"/>
          <w:lang w:val="sr-Cyrl-BA"/>
        </w:rPr>
        <w:t xml:space="preserve"> Међутим, постоје нек</w:t>
      </w:r>
      <w:r w:rsidR="00497CF6" w:rsidRPr="00BE13A5">
        <w:rPr>
          <w:rFonts w:cs="Times New Roman"/>
          <w:lang w:val="sr-Cyrl-BA"/>
        </w:rPr>
        <w:t>и</w:t>
      </w:r>
      <w:r w:rsidRPr="00BE13A5">
        <w:rPr>
          <w:rFonts w:cs="Times New Roman"/>
          <w:lang w:val="sr-Cyrl-BA"/>
        </w:rPr>
        <w:t xml:space="preserve"> недоста</w:t>
      </w:r>
      <w:r w:rsidR="00497CF6" w:rsidRPr="00BE13A5">
        <w:rPr>
          <w:rFonts w:cs="Times New Roman"/>
          <w:lang w:val="sr-Cyrl-BA"/>
        </w:rPr>
        <w:t>ци</w:t>
      </w:r>
      <w:r w:rsidRPr="00BE13A5">
        <w:rPr>
          <w:rFonts w:cs="Times New Roman"/>
          <w:lang w:val="sr-Cyrl-BA"/>
        </w:rPr>
        <w:t xml:space="preserve"> као што </w:t>
      </w:r>
      <w:r w:rsidR="00497CF6" w:rsidRPr="00BE13A5">
        <w:rPr>
          <w:rFonts w:cs="Times New Roman"/>
          <w:lang w:val="sr-Cyrl-BA"/>
        </w:rPr>
        <w:t>склоност</w:t>
      </w:r>
      <w:r w:rsidRPr="00BE13A5">
        <w:rPr>
          <w:rFonts w:cs="Times New Roman"/>
          <w:lang w:val="sr-Cyrl-BA"/>
        </w:rPr>
        <w:t xml:space="preserve"> </w:t>
      </w:r>
      <w:r w:rsidR="00497CF6" w:rsidRPr="00A5730F">
        <w:rPr>
          <w:rFonts w:cs="Times New Roman"/>
          <w:lang w:val="sr-Cyrl-BA"/>
        </w:rPr>
        <w:t xml:space="preserve">преприлагођавању </w:t>
      </w:r>
      <w:r w:rsidRPr="00BE13A5">
        <w:rPr>
          <w:rFonts w:cs="Times New Roman"/>
          <w:lang w:val="sr-Cyrl-BA"/>
        </w:rPr>
        <w:t>и потреба за одређивањем границе када се разматрају атрибути.</w:t>
      </w:r>
    </w:p>
    <w:p w14:paraId="0590C4AF" w14:textId="77777777" w:rsidR="00DF7825" w:rsidRPr="00BE13A5" w:rsidRDefault="00C509AB" w:rsidP="00532390">
      <w:pPr>
        <w:pStyle w:val="Heading2"/>
        <w:numPr>
          <w:ilvl w:val="1"/>
          <w:numId w:val="1"/>
        </w:numPr>
        <w:rPr>
          <w:rFonts w:cs="Times New Roman"/>
          <w:lang w:val="sr-Cyrl-BA"/>
        </w:rPr>
      </w:pPr>
      <w:bookmarkStart w:id="318" w:name="_Toc162247183"/>
      <w:r w:rsidRPr="00BE13A5">
        <w:rPr>
          <w:rFonts w:cs="Times New Roman"/>
          <w:lang w:val="sr-Cyrl-BA"/>
        </w:rPr>
        <w:t>Random Forest Classifier</w:t>
      </w:r>
      <w:bookmarkEnd w:id="318"/>
    </w:p>
    <w:p w14:paraId="1DD632F6" w14:textId="108911B6" w:rsidR="00260017" w:rsidRPr="00BE13A5" w:rsidRDefault="006B1429" w:rsidP="00D44804">
      <w:pPr>
        <w:pStyle w:val="NoSpacing"/>
        <w:rPr>
          <w:rFonts w:cs="Times New Roman"/>
          <w:lang w:val="sr-Cyrl-BA"/>
        </w:rPr>
      </w:pPr>
      <w:commentRangeStart w:id="319"/>
      <w:r w:rsidRPr="00BE13A5">
        <w:rPr>
          <w:rFonts w:cs="Times New Roman"/>
          <w:lang w:val="sr-Cyrl-BA"/>
        </w:rPr>
        <w:t>Random Forest Classifier</w:t>
      </w:r>
      <w:r w:rsidR="0009399A" w:rsidRPr="00BE13A5">
        <w:rPr>
          <w:rFonts w:cs="Times New Roman"/>
          <w:lang w:val="sr-Cyrl-BA"/>
        </w:rPr>
        <w:t xml:space="preserve"> (RF)</w:t>
      </w:r>
      <w:r w:rsidRPr="00BE13A5">
        <w:rPr>
          <w:rFonts w:cs="Times New Roman"/>
          <w:lang w:val="sr-Cyrl-BA"/>
        </w:rPr>
        <w:t xml:space="preserve"> </w:t>
      </w:r>
      <w:commentRangeEnd w:id="319"/>
      <w:r w:rsidR="00311E98" w:rsidRPr="00BE13A5">
        <w:rPr>
          <w:rStyle w:val="CommentReference"/>
          <w:rFonts w:cs="Times New Roman"/>
          <w:lang w:val="sr-Cyrl-BA"/>
        </w:rPr>
        <w:commentReference w:id="319"/>
      </w:r>
      <w:r w:rsidR="00260017" w:rsidRPr="00BE13A5">
        <w:rPr>
          <w:rFonts w:cs="Times New Roman"/>
          <w:lang w:val="sr-Cyrl-BA"/>
        </w:rPr>
        <w:t xml:space="preserve">је алгоритам који се користи </w:t>
      </w:r>
      <w:r w:rsidRPr="00BE13A5">
        <w:rPr>
          <w:rFonts w:cs="Times New Roman"/>
          <w:lang w:val="sr-Cyrl-BA"/>
        </w:rPr>
        <w:t xml:space="preserve">и </w:t>
      </w:r>
      <w:r w:rsidR="00260017" w:rsidRPr="00BE13A5">
        <w:rPr>
          <w:rFonts w:cs="Times New Roman"/>
          <w:lang w:val="sr-Cyrl-BA"/>
        </w:rPr>
        <w:t xml:space="preserve">за класификацију и </w:t>
      </w:r>
      <w:r w:rsidRPr="00BE13A5">
        <w:rPr>
          <w:rFonts w:cs="Times New Roman"/>
          <w:lang w:val="sr-Cyrl-BA"/>
        </w:rPr>
        <w:t xml:space="preserve">за </w:t>
      </w:r>
      <w:r w:rsidR="00260017" w:rsidRPr="00BE13A5">
        <w:rPr>
          <w:rFonts w:cs="Times New Roman"/>
          <w:lang w:val="sr-Cyrl-BA"/>
        </w:rPr>
        <w:t xml:space="preserve">регресију. Овај алгоритам користи </w:t>
      </w:r>
      <w:r w:rsidRPr="00BE13A5">
        <w:rPr>
          <w:rFonts w:cs="Times New Roman"/>
          <w:lang w:val="sr-Cyrl-BA"/>
        </w:rPr>
        <w:t>много</w:t>
      </w:r>
      <w:r w:rsidR="00260017" w:rsidRPr="00BE13A5">
        <w:rPr>
          <w:rFonts w:cs="Times New Roman"/>
          <w:lang w:val="sr-Cyrl-BA"/>
        </w:rPr>
        <w:t xml:space="preserve"> одвојених стабала одлучивања</w:t>
      </w:r>
      <w:r w:rsidRPr="00BE13A5">
        <w:rPr>
          <w:rFonts w:cs="Times New Roman"/>
          <w:lang w:val="sr-Cyrl-BA"/>
        </w:rPr>
        <w:t xml:space="preserve"> (насумичну шуму стабала одлучивања)</w:t>
      </w:r>
      <w:r w:rsidR="00260017" w:rsidRPr="00BE13A5">
        <w:rPr>
          <w:rFonts w:cs="Times New Roman"/>
          <w:lang w:val="sr-Cyrl-BA"/>
        </w:rPr>
        <w:t xml:space="preserve"> за добијање закључка. На почетку, користи се метода случајног узорковања да се формира више одвојених стабала одлучивања. Свако од њих даје свој закључак на основу своје </w:t>
      </w:r>
      <w:commentRangeStart w:id="320"/>
      <w:r w:rsidR="00260017" w:rsidRPr="00BE13A5">
        <w:rPr>
          <w:rFonts w:cs="Times New Roman"/>
          <w:lang w:val="sr-Cyrl-BA"/>
        </w:rPr>
        <w:t>проц</w:t>
      </w:r>
      <w:r w:rsidR="00A82E9D" w:rsidRPr="00A5730F">
        <w:rPr>
          <w:rFonts w:cs="Times New Roman"/>
          <w:lang w:val="sr-Cyrl-BA"/>
        </w:rPr>
        <w:t>ј</w:t>
      </w:r>
      <w:r w:rsidR="00260017" w:rsidRPr="00BE13A5">
        <w:rPr>
          <w:rFonts w:cs="Times New Roman"/>
          <w:lang w:val="sr-Cyrl-BA"/>
        </w:rPr>
        <w:t>ене</w:t>
      </w:r>
      <w:commentRangeEnd w:id="320"/>
      <w:r w:rsidR="00DA24EC" w:rsidRPr="00BE13A5">
        <w:rPr>
          <w:rStyle w:val="CommentReference"/>
          <w:rFonts w:cs="Times New Roman"/>
          <w:lang w:val="sr-Cyrl-BA"/>
        </w:rPr>
        <w:commentReference w:id="320"/>
      </w:r>
      <w:r w:rsidR="00260017" w:rsidRPr="00BE13A5">
        <w:rPr>
          <w:rFonts w:cs="Times New Roman"/>
          <w:lang w:val="sr-Cyrl-BA"/>
        </w:rPr>
        <w:t xml:space="preserve">, а затим се користи гласање да се добије финална </w:t>
      </w:r>
      <w:commentRangeStart w:id="321"/>
      <w:r w:rsidR="00260017" w:rsidRPr="00BE13A5">
        <w:rPr>
          <w:rFonts w:cs="Times New Roman"/>
          <w:lang w:val="sr-Cyrl-BA"/>
        </w:rPr>
        <w:t>проц</w:t>
      </w:r>
      <w:r w:rsidR="00A82E9D" w:rsidRPr="00A5730F">
        <w:rPr>
          <w:rFonts w:cs="Times New Roman"/>
          <w:lang w:val="sr-Cyrl-BA"/>
        </w:rPr>
        <w:t>ј</w:t>
      </w:r>
      <w:r w:rsidR="00260017" w:rsidRPr="00BE13A5">
        <w:rPr>
          <w:rFonts w:cs="Times New Roman"/>
          <w:lang w:val="sr-Cyrl-BA"/>
        </w:rPr>
        <w:t>ена</w:t>
      </w:r>
      <w:commentRangeEnd w:id="321"/>
      <w:r w:rsidR="00DA24EC" w:rsidRPr="00BE13A5">
        <w:rPr>
          <w:rStyle w:val="CommentReference"/>
          <w:rFonts w:cs="Times New Roman"/>
          <w:lang w:val="sr-Cyrl-BA"/>
        </w:rPr>
        <w:commentReference w:id="321"/>
      </w:r>
      <w:r w:rsidR="00260017" w:rsidRPr="00BE13A5">
        <w:rPr>
          <w:rFonts w:cs="Times New Roman"/>
          <w:lang w:val="sr-Cyrl-BA"/>
        </w:rPr>
        <w:t>.</w:t>
      </w:r>
    </w:p>
    <w:p w14:paraId="3D6DC27C" w14:textId="6FEE4B16" w:rsidR="00260017" w:rsidRPr="00BE13A5" w:rsidRDefault="00260017" w:rsidP="00D44804">
      <w:pPr>
        <w:pStyle w:val="NoSpacing"/>
        <w:rPr>
          <w:rFonts w:cs="Times New Roman"/>
          <w:lang w:val="sr-Cyrl-BA"/>
        </w:rPr>
      </w:pPr>
      <w:r w:rsidRPr="00BE13A5">
        <w:rPr>
          <w:rFonts w:cs="Times New Roman"/>
          <w:lang w:val="sr-Cyrl-BA"/>
        </w:rPr>
        <w:t xml:space="preserve">У односу на класично стабло одлучивања, рандом форест користи више стабала одлучивања које су створене користећи случајни избор атрибута и података. То доводи до више робустности и мање </w:t>
      </w:r>
      <w:r w:rsidR="00B54DCE" w:rsidRPr="00BE13A5">
        <w:rPr>
          <w:rFonts w:cs="Times New Roman"/>
          <w:lang w:val="sr-Cyrl-BA"/>
        </w:rPr>
        <w:t>вјероватно</w:t>
      </w:r>
      <w:r w:rsidRPr="00BE13A5">
        <w:rPr>
          <w:rFonts w:cs="Times New Roman"/>
          <w:lang w:val="sr-Cyrl-BA"/>
        </w:rPr>
        <w:t xml:space="preserve">ће </w:t>
      </w:r>
      <w:r w:rsidR="0009399A" w:rsidRPr="00A5730F">
        <w:rPr>
          <w:rFonts w:cs="Times New Roman"/>
          <w:lang w:val="sr-Cyrl-BA"/>
        </w:rPr>
        <w:t xml:space="preserve">преприлагођавања </w:t>
      </w:r>
      <w:r w:rsidR="0009399A" w:rsidRPr="00BE13A5">
        <w:rPr>
          <w:rFonts w:cs="Times New Roman"/>
          <w:i/>
          <w:iCs/>
          <w:lang w:val="sr-Cyrl-BA"/>
        </w:rPr>
        <w:t>(</w:t>
      </w:r>
      <w:r w:rsidR="0009399A" w:rsidRPr="00A5730F">
        <w:rPr>
          <w:rFonts w:cs="Times New Roman"/>
          <w:i/>
          <w:iCs/>
          <w:lang w:val="sr-Cyrl-BA"/>
        </w:rPr>
        <w:t xml:space="preserve">енг. </w:t>
      </w:r>
      <w:r w:rsidR="00545611" w:rsidRPr="00BE13A5">
        <w:rPr>
          <w:rFonts w:cs="Times New Roman"/>
          <w:i/>
          <w:iCs/>
          <w:lang w:val="sr-Cyrl-BA"/>
        </w:rPr>
        <w:t>O</w:t>
      </w:r>
      <w:r w:rsidR="0009399A" w:rsidRPr="00BE13A5">
        <w:rPr>
          <w:rFonts w:cs="Times New Roman"/>
          <w:i/>
          <w:iCs/>
          <w:lang w:val="sr-Cyrl-BA"/>
        </w:rPr>
        <w:t>verfitting</w:t>
      </w:r>
      <w:r w:rsidR="0009399A" w:rsidRPr="00A5730F">
        <w:rPr>
          <w:rFonts w:cs="Times New Roman"/>
          <w:i/>
          <w:iCs/>
          <w:lang w:val="sr-Cyrl-BA"/>
        </w:rPr>
        <w:t>).</w:t>
      </w:r>
      <w:r w:rsidRPr="00BE13A5">
        <w:rPr>
          <w:rFonts w:cs="Times New Roman"/>
          <w:lang w:val="sr-Cyrl-BA"/>
        </w:rPr>
        <w:t xml:space="preserve"> Такође, овај алгоритам има бољ</w:t>
      </w:r>
      <w:r w:rsidR="00C415DF" w:rsidRPr="00BE13A5">
        <w:rPr>
          <w:rFonts w:cs="Times New Roman"/>
          <w:lang w:val="sr-Cyrl-BA"/>
        </w:rPr>
        <w:t>е</w:t>
      </w:r>
      <w:r w:rsidRPr="00BE13A5">
        <w:rPr>
          <w:rFonts w:cs="Times New Roman"/>
          <w:lang w:val="sr-Cyrl-BA"/>
        </w:rPr>
        <w:t xml:space="preserve"> перформанс</w:t>
      </w:r>
      <w:r w:rsidR="00C415DF" w:rsidRPr="00BE13A5">
        <w:rPr>
          <w:rFonts w:cs="Times New Roman"/>
          <w:lang w:val="sr-Cyrl-BA"/>
        </w:rPr>
        <w:t>е</w:t>
      </w:r>
      <w:r w:rsidRPr="00BE13A5">
        <w:rPr>
          <w:rFonts w:cs="Times New Roman"/>
          <w:lang w:val="sr-Cyrl-BA"/>
        </w:rPr>
        <w:t xml:space="preserve"> у случајевима када има много атрибута, што често може довести до проблема у класичном стаблу одлучивања.</w:t>
      </w:r>
    </w:p>
    <w:p w14:paraId="36CAF4F3" w14:textId="23C37851" w:rsidR="00260017" w:rsidRPr="00BE13A5" w:rsidRDefault="00260017" w:rsidP="00260017">
      <w:pPr>
        <w:pStyle w:val="NoSpacing"/>
        <w:rPr>
          <w:rFonts w:cs="Times New Roman"/>
          <w:lang w:val="sr-Cyrl-BA"/>
        </w:rPr>
      </w:pPr>
      <w:r w:rsidRPr="00BE13A5">
        <w:rPr>
          <w:rFonts w:cs="Times New Roman"/>
          <w:lang w:val="sr-Cyrl-BA"/>
        </w:rPr>
        <w:t xml:space="preserve">Коришћење </w:t>
      </w:r>
      <w:r w:rsidR="0009399A" w:rsidRPr="00BE13A5">
        <w:rPr>
          <w:rFonts w:cs="Times New Roman"/>
          <w:lang w:val="sr-Cyrl-BA"/>
        </w:rPr>
        <w:t>RF</w:t>
      </w:r>
      <w:r w:rsidRPr="00BE13A5">
        <w:rPr>
          <w:rFonts w:cs="Times New Roman"/>
          <w:lang w:val="sr-Cyrl-BA"/>
        </w:rPr>
        <w:t xml:space="preserve"> алгоритма може се реализовати за различите типове проблема, укључујући класификацију, регресију и идентификацију најважнијих атрибута. Укупно, рандом форест је један од најчешће коришћених алгоритама у машинском учењу због своје робустности и широке </w:t>
      </w:r>
      <w:commentRangeStart w:id="322"/>
      <w:r w:rsidRPr="00BE13A5">
        <w:rPr>
          <w:rFonts w:cs="Times New Roman"/>
          <w:lang w:val="sr-Cyrl-BA"/>
        </w:rPr>
        <w:t>прим</w:t>
      </w:r>
      <w:r w:rsidR="00687F98" w:rsidRPr="00A5730F">
        <w:rPr>
          <w:rFonts w:cs="Times New Roman"/>
          <w:lang w:val="sr-Cyrl-BA"/>
        </w:rPr>
        <w:t>ј</w:t>
      </w:r>
      <w:r w:rsidRPr="00BE13A5">
        <w:rPr>
          <w:rFonts w:cs="Times New Roman"/>
          <w:lang w:val="sr-Cyrl-BA"/>
        </w:rPr>
        <w:t xml:space="preserve">ене </w:t>
      </w:r>
      <w:commentRangeEnd w:id="322"/>
      <w:r w:rsidR="00DB369F" w:rsidRPr="00BE13A5">
        <w:rPr>
          <w:rStyle w:val="CommentReference"/>
          <w:rFonts w:cs="Times New Roman"/>
          <w:lang w:val="sr-Cyrl-BA"/>
        </w:rPr>
        <w:commentReference w:id="322"/>
      </w:r>
      <w:r w:rsidRPr="00BE13A5">
        <w:rPr>
          <w:rFonts w:cs="Times New Roman"/>
          <w:lang w:val="sr-Cyrl-BA"/>
        </w:rPr>
        <w:t>у различитим областима.</w:t>
      </w:r>
    </w:p>
    <w:p w14:paraId="33BA9681" w14:textId="77777777" w:rsidR="00DF7825" w:rsidRPr="00BE13A5" w:rsidRDefault="00C509AB" w:rsidP="00532390">
      <w:pPr>
        <w:pStyle w:val="Heading2"/>
        <w:numPr>
          <w:ilvl w:val="1"/>
          <w:numId w:val="1"/>
        </w:numPr>
        <w:rPr>
          <w:rFonts w:cs="Times New Roman"/>
          <w:lang w:val="sr-Cyrl-BA"/>
        </w:rPr>
      </w:pPr>
      <w:bookmarkStart w:id="323" w:name="_Toc162247184"/>
      <w:r w:rsidRPr="00BE13A5">
        <w:rPr>
          <w:rFonts w:cs="Times New Roman"/>
          <w:lang w:val="sr-Cyrl-BA"/>
        </w:rPr>
        <w:t>Gradient Boosting Classifier</w:t>
      </w:r>
      <w:bookmarkEnd w:id="323"/>
    </w:p>
    <w:p w14:paraId="00B7376F" w14:textId="67728535" w:rsidR="002065A0" w:rsidRPr="00BE13A5" w:rsidRDefault="006B1429" w:rsidP="00226C07">
      <w:pPr>
        <w:pStyle w:val="NoSpacing"/>
        <w:rPr>
          <w:rFonts w:cs="Times New Roman"/>
          <w:lang w:val="sr-Cyrl-BA"/>
        </w:rPr>
      </w:pPr>
      <w:commentRangeStart w:id="324"/>
      <w:r w:rsidRPr="00BE13A5">
        <w:rPr>
          <w:rFonts w:cs="Times New Roman"/>
          <w:lang w:val="sr-Cyrl-BA"/>
        </w:rPr>
        <w:t>Gradient Boosting Classifier</w:t>
      </w:r>
      <w:r w:rsidR="0009399A" w:rsidRPr="00BE13A5">
        <w:rPr>
          <w:rFonts w:cs="Times New Roman"/>
          <w:lang w:val="sr-Cyrl-BA"/>
        </w:rPr>
        <w:t xml:space="preserve"> (GB</w:t>
      </w:r>
      <w:r w:rsidR="00545C0B" w:rsidRPr="00BE13A5">
        <w:rPr>
          <w:rFonts w:cs="Times New Roman"/>
          <w:lang w:val="sr-Cyrl-BA"/>
        </w:rPr>
        <w:t>T</w:t>
      </w:r>
      <w:r w:rsidR="0009399A" w:rsidRPr="00BE13A5">
        <w:rPr>
          <w:rFonts w:cs="Times New Roman"/>
          <w:lang w:val="sr-Cyrl-BA"/>
        </w:rPr>
        <w:t>)</w:t>
      </w:r>
      <w:r w:rsidRPr="00BE13A5">
        <w:rPr>
          <w:rFonts w:cs="Times New Roman"/>
          <w:lang w:val="sr-Cyrl-BA"/>
        </w:rPr>
        <w:t xml:space="preserve"> </w:t>
      </w:r>
      <w:commentRangeEnd w:id="324"/>
      <w:r w:rsidR="00311E98" w:rsidRPr="00BE13A5">
        <w:rPr>
          <w:rStyle w:val="CommentReference"/>
          <w:rFonts w:cs="Times New Roman"/>
          <w:lang w:val="sr-Cyrl-BA"/>
        </w:rPr>
        <w:commentReference w:id="324"/>
      </w:r>
      <w:r w:rsidR="002065A0" w:rsidRPr="00BE13A5">
        <w:rPr>
          <w:rFonts w:cs="Times New Roman"/>
          <w:lang w:val="sr-Cyrl-BA"/>
        </w:rPr>
        <w:t>је алгоритам за машинско учење који се користи за класификацију. Овај алгоритам је комбинација неколико класификатора, а сваки од њих је научен да поправља грешке претходних класификатора.</w:t>
      </w:r>
      <w:r w:rsidR="00226C07" w:rsidRPr="00BE13A5">
        <w:rPr>
          <w:rFonts w:cs="Times New Roman"/>
          <w:lang w:val="sr-Cyrl-BA"/>
        </w:rPr>
        <w:t xml:space="preserve"> Користи</w:t>
      </w:r>
      <w:r w:rsidR="002065A0" w:rsidRPr="00BE13A5">
        <w:rPr>
          <w:rFonts w:cs="Times New Roman"/>
          <w:lang w:val="sr-Cyrl-BA"/>
        </w:rPr>
        <w:t xml:space="preserve"> технику </w:t>
      </w:r>
      <w:r w:rsidR="00226C07" w:rsidRPr="00BE13A5">
        <w:rPr>
          <w:rFonts w:cs="Times New Roman"/>
          <w:lang w:val="sr-Cyrl-BA"/>
        </w:rPr>
        <w:t xml:space="preserve">бустинг </w:t>
      </w:r>
      <w:r w:rsidR="00226C07" w:rsidRPr="00A5730F">
        <w:rPr>
          <w:rFonts w:cs="Times New Roman"/>
          <w:lang w:val="sr-Cyrl-BA"/>
        </w:rPr>
        <w:t>(</w:t>
      </w:r>
      <w:r w:rsidR="00226C07" w:rsidRPr="00BE13A5">
        <w:rPr>
          <w:rFonts w:cs="Times New Roman"/>
          <w:i/>
          <w:iCs/>
          <w:lang w:val="sr-Cyrl-BA"/>
        </w:rPr>
        <w:t>ен</w:t>
      </w:r>
      <w:r w:rsidR="00DB369F" w:rsidRPr="00BE13A5">
        <w:rPr>
          <w:rFonts w:cs="Times New Roman"/>
          <w:i/>
          <w:iCs/>
          <w:lang w:val="sr-Cyrl-BA"/>
        </w:rPr>
        <w:t>г</w:t>
      </w:r>
      <w:r w:rsidR="00226C07" w:rsidRPr="00BE13A5">
        <w:rPr>
          <w:rFonts w:cs="Times New Roman"/>
          <w:i/>
          <w:iCs/>
          <w:lang w:val="sr-Cyrl-BA"/>
        </w:rPr>
        <w:t>.</w:t>
      </w:r>
      <w:r w:rsidR="00226C07" w:rsidRPr="00A5730F">
        <w:rPr>
          <w:rFonts w:cs="Times New Roman"/>
          <w:lang w:val="sr-Cyrl-BA"/>
        </w:rPr>
        <w:t xml:space="preserve"> </w:t>
      </w:r>
      <w:r w:rsidR="0082079A" w:rsidRPr="00BE13A5">
        <w:rPr>
          <w:rFonts w:cs="Times New Roman"/>
          <w:i/>
          <w:iCs/>
          <w:lang w:val="sr-Cyrl-BA"/>
        </w:rPr>
        <w:t>B</w:t>
      </w:r>
      <w:r w:rsidR="00CF167F" w:rsidRPr="00BE13A5">
        <w:rPr>
          <w:rFonts w:cs="Times New Roman"/>
          <w:i/>
          <w:iCs/>
          <w:lang w:val="sr-Cyrl-BA"/>
        </w:rPr>
        <w:t>oosting</w:t>
      </w:r>
      <w:r w:rsidR="00226C07" w:rsidRPr="00BE13A5">
        <w:rPr>
          <w:rFonts w:cs="Times New Roman"/>
          <w:iCs/>
          <w:lang w:val="sr-Cyrl-BA"/>
        </w:rPr>
        <w:t>)</w:t>
      </w:r>
      <w:r w:rsidR="002065A0" w:rsidRPr="00BE13A5">
        <w:rPr>
          <w:rFonts w:cs="Times New Roman"/>
          <w:lang w:val="sr-Cyrl-BA"/>
        </w:rPr>
        <w:t xml:space="preserve"> за побољшање перформанси класификације. Ова техника укључује додавање нових класификатора док се не постигне жељени ниво тачности. Нови класификатори се додају на бази претходно направљених грешака у нади да ће се оне исправити.</w:t>
      </w:r>
    </w:p>
    <w:p w14:paraId="0FD65719" w14:textId="0A77751F" w:rsidR="002065A0" w:rsidRPr="00BE13A5" w:rsidRDefault="00CF167F" w:rsidP="00D44804">
      <w:pPr>
        <w:pStyle w:val="NoSpacing"/>
        <w:rPr>
          <w:rFonts w:cs="Times New Roman"/>
          <w:lang w:val="sr-Cyrl-BA"/>
        </w:rPr>
      </w:pPr>
      <w:r w:rsidRPr="00BE13A5">
        <w:rPr>
          <w:rFonts w:cs="Times New Roman"/>
          <w:lang w:val="sr-Cyrl-BA"/>
        </w:rPr>
        <w:t>GB</w:t>
      </w:r>
      <w:r w:rsidR="006B1429" w:rsidRPr="00BE13A5">
        <w:rPr>
          <w:rFonts w:cs="Times New Roman"/>
          <w:lang w:val="sr-Cyrl-BA"/>
        </w:rPr>
        <w:t xml:space="preserve"> </w:t>
      </w:r>
      <w:r w:rsidR="002065A0" w:rsidRPr="00BE13A5">
        <w:rPr>
          <w:rFonts w:cs="Times New Roman"/>
          <w:lang w:val="sr-Cyrl-BA"/>
        </w:rPr>
        <w:t xml:space="preserve">такође користи технику </w:t>
      </w:r>
      <w:r w:rsidR="00B54DCE" w:rsidRPr="00BE13A5">
        <w:rPr>
          <w:rFonts w:cs="Times New Roman"/>
          <w:lang w:val="sr-Cyrl-BA"/>
        </w:rPr>
        <w:t>Gradient Descent</w:t>
      </w:r>
      <w:r w:rsidR="002065A0" w:rsidRPr="00BE13A5">
        <w:rPr>
          <w:rFonts w:cs="Times New Roman"/>
          <w:lang w:val="sr-Cyrl-BA"/>
        </w:rPr>
        <w:t xml:space="preserve"> за одређивање правца у ком ће се класификатори </w:t>
      </w:r>
      <w:r w:rsidR="00226C07" w:rsidRPr="00BE13A5">
        <w:rPr>
          <w:rFonts w:cs="Times New Roman"/>
          <w:lang w:val="sr-Cyrl-BA"/>
        </w:rPr>
        <w:t>обучавати</w:t>
      </w:r>
      <w:r w:rsidR="002065A0" w:rsidRPr="00BE13A5">
        <w:rPr>
          <w:rFonts w:cs="Times New Roman"/>
          <w:lang w:val="sr-Cyrl-BA"/>
        </w:rPr>
        <w:t xml:space="preserve">. </w:t>
      </w:r>
      <w:r w:rsidR="00B54DCE" w:rsidRPr="00BE13A5">
        <w:rPr>
          <w:rFonts w:cs="Times New Roman"/>
          <w:lang w:val="sr-Cyrl-BA"/>
        </w:rPr>
        <w:t>Gradient Descent</w:t>
      </w:r>
      <w:r w:rsidR="002065A0" w:rsidRPr="00BE13A5">
        <w:rPr>
          <w:rFonts w:cs="Times New Roman"/>
          <w:lang w:val="sr-Cyrl-BA"/>
        </w:rPr>
        <w:t xml:space="preserve"> користи функцију губитка (</w:t>
      </w:r>
      <w:r w:rsidR="00BA6B53" w:rsidRPr="00BE13A5">
        <w:rPr>
          <w:rFonts w:cs="Times New Roman"/>
          <w:i/>
          <w:iCs/>
          <w:lang w:val="sr-Cyrl-BA"/>
        </w:rPr>
        <w:t>енг.</w:t>
      </w:r>
      <w:r w:rsidR="00BA6B53" w:rsidRPr="00BE13A5">
        <w:rPr>
          <w:rFonts w:cs="Times New Roman"/>
          <w:lang w:val="sr-Cyrl-BA"/>
        </w:rPr>
        <w:t xml:space="preserve"> </w:t>
      </w:r>
      <w:r w:rsidR="00AB08DF" w:rsidRPr="00BE13A5">
        <w:rPr>
          <w:rFonts w:cs="Times New Roman"/>
          <w:i/>
          <w:iCs/>
          <w:lang w:val="sr-Cyrl-BA"/>
        </w:rPr>
        <w:t>L</w:t>
      </w:r>
      <w:r w:rsidRPr="00BE13A5">
        <w:rPr>
          <w:rFonts w:cs="Times New Roman"/>
          <w:i/>
          <w:iCs/>
          <w:lang w:val="sr-Cyrl-BA"/>
        </w:rPr>
        <w:t xml:space="preserve">oss </w:t>
      </w:r>
      <w:r w:rsidR="00AB08DF" w:rsidRPr="00BE13A5">
        <w:rPr>
          <w:rFonts w:cs="Times New Roman"/>
          <w:i/>
          <w:iCs/>
          <w:lang w:val="sr-Cyrl-BA"/>
        </w:rPr>
        <w:t>F</w:t>
      </w:r>
      <w:r w:rsidRPr="00BE13A5">
        <w:rPr>
          <w:rFonts w:cs="Times New Roman"/>
          <w:i/>
          <w:iCs/>
          <w:lang w:val="sr-Cyrl-BA"/>
        </w:rPr>
        <w:t>unction</w:t>
      </w:r>
      <w:r w:rsidR="002065A0" w:rsidRPr="00BE13A5">
        <w:rPr>
          <w:rFonts w:cs="Times New Roman"/>
          <w:lang w:val="sr-Cyrl-BA"/>
        </w:rPr>
        <w:t xml:space="preserve">) да би се утврдила удаљеност између тренутног стања и жељеног стања. Ова функција губитка се користи да би се пронашло оптимално </w:t>
      </w:r>
      <w:r w:rsidR="00226C07" w:rsidRPr="00BE13A5">
        <w:rPr>
          <w:rFonts w:cs="Times New Roman"/>
          <w:lang w:val="sr-Cyrl-BA"/>
        </w:rPr>
        <w:t>рјешење</w:t>
      </w:r>
      <w:r w:rsidR="002065A0" w:rsidRPr="00BE13A5">
        <w:rPr>
          <w:rFonts w:cs="Times New Roman"/>
          <w:lang w:val="sr-Cyrl-BA"/>
        </w:rPr>
        <w:t xml:space="preserve">, које ће смањити </w:t>
      </w:r>
      <w:r w:rsidR="00226C07" w:rsidRPr="00BE13A5">
        <w:rPr>
          <w:rFonts w:cs="Times New Roman"/>
          <w:lang w:val="sr-Cyrl-BA"/>
        </w:rPr>
        <w:t>укупан број грешака</w:t>
      </w:r>
      <w:r w:rsidR="002065A0" w:rsidRPr="00BE13A5">
        <w:rPr>
          <w:rFonts w:cs="Times New Roman"/>
          <w:lang w:val="sr-Cyrl-BA"/>
        </w:rPr>
        <w:t>.</w:t>
      </w:r>
    </w:p>
    <w:p w14:paraId="2CD80F49" w14:textId="23D4D6D1" w:rsidR="00260017" w:rsidRPr="00BE13A5" w:rsidRDefault="00226C07" w:rsidP="002065A0">
      <w:pPr>
        <w:pStyle w:val="NoSpacing"/>
        <w:rPr>
          <w:rFonts w:cs="Times New Roman"/>
          <w:lang w:val="sr-Cyrl-BA"/>
        </w:rPr>
      </w:pPr>
      <w:r w:rsidRPr="00BE13A5">
        <w:rPr>
          <w:rFonts w:cs="Times New Roman"/>
          <w:lang w:val="sr-Cyrl-BA"/>
        </w:rPr>
        <w:t>Овај алгоритам</w:t>
      </w:r>
      <w:r w:rsidR="006B1429" w:rsidRPr="00BE13A5">
        <w:rPr>
          <w:rFonts w:cs="Times New Roman"/>
          <w:lang w:val="sr-Cyrl-BA"/>
        </w:rPr>
        <w:t xml:space="preserve"> </w:t>
      </w:r>
      <w:r w:rsidR="002065A0" w:rsidRPr="00BE13A5">
        <w:rPr>
          <w:rFonts w:cs="Times New Roman"/>
          <w:lang w:val="sr-Cyrl-BA"/>
        </w:rPr>
        <w:t>обично даје боље резултате од других</w:t>
      </w:r>
      <w:r w:rsidRPr="00BE13A5">
        <w:rPr>
          <w:rFonts w:cs="Times New Roman"/>
          <w:lang w:val="sr-Cyrl-BA"/>
        </w:rPr>
        <w:t>,</w:t>
      </w:r>
      <w:r w:rsidR="002065A0" w:rsidRPr="00BE13A5">
        <w:rPr>
          <w:rFonts w:cs="Times New Roman"/>
          <w:lang w:val="sr-Cyrl-BA"/>
        </w:rPr>
        <w:t xml:space="preserve"> једноставнијих класификатора, попут логистичке регресије или </w:t>
      </w:r>
      <w:r w:rsidR="006B1429" w:rsidRPr="00BE13A5">
        <w:rPr>
          <w:rFonts w:cs="Times New Roman"/>
          <w:lang w:val="sr-Cyrl-BA"/>
        </w:rPr>
        <w:t>наивн</w:t>
      </w:r>
      <w:r w:rsidR="00BA6B53" w:rsidRPr="00BE13A5">
        <w:rPr>
          <w:rFonts w:cs="Times New Roman"/>
          <w:lang w:val="sr-Cyrl-BA"/>
        </w:rPr>
        <w:t>ог</w:t>
      </w:r>
      <w:r w:rsidR="006B1429" w:rsidRPr="00BE13A5">
        <w:rPr>
          <w:rFonts w:cs="Times New Roman"/>
          <w:lang w:val="sr-Cyrl-BA"/>
        </w:rPr>
        <w:t xml:space="preserve"> Бајес</w:t>
      </w:r>
      <w:r w:rsidR="002065A0" w:rsidRPr="00BE13A5">
        <w:rPr>
          <w:rFonts w:cs="Times New Roman"/>
          <w:lang w:val="sr-Cyrl-BA"/>
        </w:rPr>
        <w:t xml:space="preserve"> класификатора. Међутим, </w:t>
      </w:r>
      <w:r w:rsidR="00CF167F" w:rsidRPr="00BE13A5">
        <w:rPr>
          <w:rFonts w:cs="Times New Roman"/>
          <w:lang w:val="sr-Cyrl-BA"/>
        </w:rPr>
        <w:t>GB</w:t>
      </w:r>
      <w:r w:rsidR="006B1429" w:rsidRPr="00BE13A5">
        <w:rPr>
          <w:rFonts w:cs="Times New Roman"/>
          <w:lang w:val="sr-Cyrl-BA"/>
        </w:rPr>
        <w:t xml:space="preserve"> </w:t>
      </w:r>
      <w:r w:rsidR="002065A0" w:rsidRPr="00BE13A5">
        <w:rPr>
          <w:rFonts w:cs="Times New Roman"/>
          <w:lang w:val="sr-Cyrl-BA"/>
        </w:rPr>
        <w:t xml:space="preserve">је такође склон </w:t>
      </w:r>
      <w:r w:rsidR="006B1429" w:rsidRPr="00A5730F">
        <w:rPr>
          <w:rFonts w:cs="Times New Roman"/>
          <w:lang w:val="sr-Cyrl-BA"/>
        </w:rPr>
        <w:t>преприлагођавању</w:t>
      </w:r>
      <w:r w:rsidR="002065A0" w:rsidRPr="00BE13A5">
        <w:rPr>
          <w:rFonts w:cs="Times New Roman"/>
          <w:lang w:val="sr-Cyrl-BA"/>
        </w:rPr>
        <w:t xml:space="preserve">, </w:t>
      </w:r>
      <w:r w:rsidR="00BA6B53" w:rsidRPr="00BE13A5">
        <w:rPr>
          <w:rFonts w:cs="Times New Roman"/>
          <w:lang w:val="sr-Cyrl-BA"/>
        </w:rPr>
        <w:t>па</w:t>
      </w:r>
      <w:r w:rsidR="002065A0" w:rsidRPr="00BE13A5">
        <w:rPr>
          <w:rFonts w:cs="Times New Roman"/>
          <w:lang w:val="sr-Cyrl-BA"/>
        </w:rPr>
        <w:t xml:space="preserve"> је </w:t>
      </w:r>
      <w:r w:rsidR="00BA6B53" w:rsidRPr="00BE13A5">
        <w:rPr>
          <w:rFonts w:cs="Times New Roman"/>
          <w:lang w:val="sr-Cyrl-BA"/>
        </w:rPr>
        <w:t>потребно</w:t>
      </w:r>
      <w:r w:rsidR="002065A0" w:rsidRPr="00BE13A5">
        <w:rPr>
          <w:rFonts w:cs="Times New Roman"/>
          <w:lang w:val="sr-Cyrl-BA"/>
        </w:rPr>
        <w:t xml:space="preserve"> пронаћи оптималну комбинацију броја класификатора и хиперпараметара.</w:t>
      </w:r>
    </w:p>
    <w:p w14:paraId="77CF2125" w14:textId="77777777" w:rsidR="00DF7825" w:rsidRPr="00BE13A5" w:rsidRDefault="00C509AB" w:rsidP="00532390">
      <w:pPr>
        <w:pStyle w:val="Heading2"/>
        <w:numPr>
          <w:ilvl w:val="1"/>
          <w:numId w:val="1"/>
        </w:numPr>
        <w:rPr>
          <w:rFonts w:cs="Times New Roman"/>
          <w:lang w:val="sr-Cyrl-BA"/>
        </w:rPr>
      </w:pPr>
      <w:bookmarkStart w:id="325" w:name="_Toc162247185"/>
      <w:r w:rsidRPr="00BE13A5">
        <w:rPr>
          <w:rFonts w:cs="Times New Roman"/>
          <w:lang w:val="sr-Cyrl-BA"/>
        </w:rPr>
        <w:lastRenderedPageBreak/>
        <w:t>Support Vector Machine Classifier</w:t>
      </w:r>
      <w:bookmarkEnd w:id="325"/>
    </w:p>
    <w:p w14:paraId="603784C9" w14:textId="2737A3EC" w:rsidR="002065A0" w:rsidRPr="00BE13A5" w:rsidRDefault="00226C07" w:rsidP="00D44804">
      <w:pPr>
        <w:pStyle w:val="NoSpacing"/>
        <w:rPr>
          <w:rFonts w:cs="Times New Roman"/>
          <w:lang w:val="sr-Cyrl-BA"/>
        </w:rPr>
      </w:pPr>
      <w:r w:rsidRPr="00BE13A5">
        <w:rPr>
          <w:rFonts w:cs="Times New Roman"/>
          <w:lang w:val="sr-Cyrl-BA"/>
        </w:rPr>
        <w:t xml:space="preserve">Support Vector Machine </w:t>
      </w:r>
      <w:r w:rsidR="002065A0" w:rsidRPr="00BE13A5">
        <w:rPr>
          <w:rFonts w:cs="Times New Roman"/>
          <w:lang w:val="sr-Cyrl-BA"/>
        </w:rPr>
        <w:t>(</w:t>
      </w:r>
      <w:r w:rsidRPr="00BE13A5">
        <w:rPr>
          <w:rFonts w:cs="Times New Roman"/>
          <w:lang w:val="sr-Cyrl-BA"/>
        </w:rPr>
        <w:t>SVM</w:t>
      </w:r>
      <w:r w:rsidR="002065A0" w:rsidRPr="00BE13A5">
        <w:rPr>
          <w:rFonts w:cs="Times New Roman"/>
          <w:lang w:val="sr-Cyrl-BA"/>
        </w:rPr>
        <w:t xml:space="preserve">) </w:t>
      </w:r>
      <w:r w:rsidRPr="00BE13A5">
        <w:rPr>
          <w:rFonts w:cs="Times New Roman"/>
          <w:lang w:val="sr-Cyrl-BA"/>
        </w:rPr>
        <w:t xml:space="preserve">Classifier </w:t>
      </w:r>
      <w:r w:rsidR="002065A0" w:rsidRPr="00BE13A5">
        <w:rPr>
          <w:rFonts w:cs="Times New Roman"/>
          <w:lang w:val="sr-Cyrl-BA"/>
        </w:rPr>
        <w:t xml:space="preserve">је алгоритам машинског учења који користи математичке моделе како би предвидио категорију новог </w:t>
      </w:r>
      <w:r w:rsidR="001B518E" w:rsidRPr="00BE13A5">
        <w:rPr>
          <w:rFonts w:cs="Times New Roman"/>
          <w:lang w:val="sr-Cyrl-BA"/>
        </w:rPr>
        <w:t>примјер</w:t>
      </w:r>
      <w:r w:rsidR="002065A0" w:rsidRPr="00BE13A5">
        <w:rPr>
          <w:rFonts w:cs="Times New Roman"/>
          <w:lang w:val="sr-Cyrl-BA"/>
        </w:rPr>
        <w:t xml:space="preserve">а. </w:t>
      </w:r>
      <w:r w:rsidRPr="00BE13A5">
        <w:rPr>
          <w:rFonts w:cs="Times New Roman"/>
          <w:lang w:val="sr-Cyrl-BA"/>
        </w:rPr>
        <w:t xml:space="preserve">SVM </w:t>
      </w:r>
      <w:r w:rsidR="002065A0" w:rsidRPr="00BE13A5">
        <w:rPr>
          <w:rFonts w:cs="Times New Roman"/>
          <w:lang w:val="sr-Cyrl-BA"/>
        </w:rPr>
        <w:t>користи теорију оптимизације да би формирао јед</w:t>
      </w:r>
      <w:r w:rsidR="00C36F7B" w:rsidRPr="00BE13A5">
        <w:rPr>
          <w:rFonts w:cs="Times New Roman"/>
          <w:lang w:val="sr-Cyrl-BA"/>
        </w:rPr>
        <w:t>ну</w:t>
      </w:r>
      <w:r w:rsidR="002065A0" w:rsidRPr="00BE13A5">
        <w:rPr>
          <w:rFonts w:cs="Times New Roman"/>
          <w:lang w:val="sr-Cyrl-BA"/>
        </w:rPr>
        <w:t xml:space="preserve"> или више хиперсуперфиција (тј. линија или хиперраван) кој</w:t>
      </w:r>
      <w:r w:rsidR="00C36F7B" w:rsidRPr="00BE13A5">
        <w:rPr>
          <w:rFonts w:cs="Times New Roman"/>
          <w:lang w:val="sr-Cyrl-BA"/>
        </w:rPr>
        <w:t>е</w:t>
      </w:r>
      <w:r w:rsidR="002065A0" w:rsidRPr="00BE13A5">
        <w:rPr>
          <w:rFonts w:cs="Times New Roman"/>
          <w:lang w:val="sr-Cyrl-BA"/>
        </w:rPr>
        <w:t xml:space="preserve"> најбоље раздваја</w:t>
      </w:r>
      <w:r w:rsidR="00C36F7B" w:rsidRPr="00BE13A5">
        <w:rPr>
          <w:rFonts w:cs="Times New Roman"/>
          <w:lang w:val="sr-Cyrl-BA"/>
        </w:rPr>
        <w:t>ју</w:t>
      </w:r>
      <w:r w:rsidR="002065A0" w:rsidRPr="00BE13A5">
        <w:rPr>
          <w:rFonts w:cs="Times New Roman"/>
          <w:lang w:val="sr-Cyrl-BA"/>
        </w:rPr>
        <w:t xml:space="preserve"> </w:t>
      </w:r>
      <w:r w:rsidR="001B518E" w:rsidRPr="00BE13A5">
        <w:rPr>
          <w:rFonts w:cs="Times New Roman"/>
          <w:lang w:val="sr-Cyrl-BA"/>
        </w:rPr>
        <w:t>примјер</w:t>
      </w:r>
      <w:r w:rsidR="002065A0" w:rsidRPr="00BE13A5">
        <w:rPr>
          <w:rFonts w:cs="Times New Roman"/>
          <w:lang w:val="sr-Cyrl-BA"/>
        </w:rPr>
        <w:t>е у скупу података у одговарајуће категорије.</w:t>
      </w:r>
    </w:p>
    <w:p w14:paraId="4CEDEA4F" w14:textId="10A27BA3" w:rsidR="002065A0" w:rsidRPr="00BE13A5" w:rsidRDefault="002065A0" w:rsidP="00D44804">
      <w:pPr>
        <w:pStyle w:val="NoSpacing"/>
        <w:rPr>
          <w:rFonts w:cs="Times New Roman"/>
          <w:lang w:val="sr-Cyrl-BA"/>
        </w:rPr>
      </w:pPr>
      <w:r w:rsidRPr="00BE13A5">
        <w:rPr>
          <w:rFonts w:cs="Times New Roman"/>
          <w:lang w:val="sr-Cyrl-BA"/>
        </w:rPr>
        <w:t xml:space="preserve">Приликом формирања хиперсуперфиција, циља на то да пронађе хиперсуперфицију која је најудаљенија од најближих </w:t>
      </w:r>
      <w:r w:rsidR="001B518E" w:rsidRPr="00BE13A5">
        <w:rPr>
          <w:rFonts w:cs="Times New Roman"/>
          <w:lang w:val="sr-Cyrl-BA"/>
        </w:rPr>
        <w:t>примјер</w:t>
      </w:r>
      <w:r w:rsidRPr="00BE13A5">
        <w:rPr>
          <w:rFonts w:cs="Times New Roman"/>
          <w:lang w:val="sr-Cyrl-BA"/>
        </w:rPr>
        <w:t xml:space="preserve">а из сваке категорије, што се назива маргином. Овај приступ омогућава </w:t>
      </w:r>
      <w:r w:rsidR="00226C07" w:rsidRPr="00BE13A5">
        <w:rPr>
          <w:rFonts w:cs="Times New Roman"/>
          <w:lang w:val="sr-Cyrl-BA"/>
        </w:rPr>
        <w:t>SVM</w:t>
      </w:r>
      <w:r w:rsidRPr="00BE13A5">
        <w:rPr>
          <w:rFonts w:cs="Times New Roman"/>
          <w:lang w:val="sr-Cyrl-BA"/>
        </w:rPr>
        <w:t>-у да створи робустније и генерализоване моделе, што смањује ризик од преувеличавања (тј. претренираности) на скупу података за тренирање.</w:t>
      </w:r>
    </w:p>
    <w:p w14:paraId="434BE153" w14:textId="446DD0BD" w:rsidR="002065A0" w:rsidRPr="00BE13A5" w:rsidRDefault="00226C07" w:rsidP="00C36F7B">
      <w:pPr>
        <w:pStyle w:val="NoSpacing"/>
        <w:rPr>
          <w:rFonts w:cs="Times New Roman"/>
          <w:lang w:val="sr-Cyrl-BA"/>
        </w:rPr>
      </w:pPr>
      <w:r w:rsidRPr="00BE13A5">
        <w:rPr>
          <w:rFonts w:cs="Times New Roman"/>
          <w:lang w:val="sr-Cyrl-BA"/>
        </w:rPr>
        <w:t xml:space="preserve">SVM </w:t>
      </w:r>
      <w:r w:rsidR="002065A0" w:rsidRPr="00BE13A5">
        <w:rPr>
          <w:rFonts w:cs="Times New Roman"/>
          <w:lang w:val="sr-Cyrl-BA"/>
        </w:rPr>
        <w:t xml:space="preserve">има два главна мода рада: Линеарни </w:t>
      </w:r>
      <w:r w:rsidRPr="00BE13A5">
        <w:rPr>
          <w:rFonts w:cs="Times New Roman"/>
          <w:lang w:val="sr-Cyrl-BA"/>
        </w:rPr>
        <w:t xml:space="preserve">SVM </w:t>
      </w:r>
      <w:r w:rsidR="002065A0" w:rsidRPr="00BE13A5">
        <w:rPr>
          <w:rFonts w:cs="Times New Roman"/>
          <w:lang w:val="sr-Cyrl-BA"/>
        </w:rPr>
        <w:t xml:space="preserve">који користи линеарне хиперсуперфиције за раздвајање </w:t>
      </w:r>
      <w:r w:rsidR="001B518E" w:rsidRPr="00BE13A5">
        <w:rPr>
          <w:rFonts w:cs="Times New Roman"/>
          <w:lang w:val="sr-Cyrl-BA"/>
        </w:rPr>
        <w:t>примјер</w:t>
      </w:r>
      <w:r w:rsidR="002065A0" w:rsidRPr="00BE13A5">
        <w:rPr>
          <w:rFonts w:cs="Times New Roman"/>
          <w:lang w:val="sr-Cyrl-BA"/>
        </w:rPr>
        <w:t xml:space="preserve">а у категорије, и нелинеарни </w:t>
      </w:r>
      <w:r w:rsidRPr="00BE13A5">
        <w:rPr>
          <w:rFonts w:cs="Times New Roman"/>
          <w:lang w:val="sr-Cyrl-BA"/>
        </w:rPr>
        <w:t xml:space="preserve">SVM </w:t>
      </w:r>
      <w:r w:rsidR="002065A0" w:rsidRPr="00BE13A5">
        <w:rPr>
          <w:rFonts w:cs="Times New Roman"/>
          <w:lang w:val="sr-Cyrl-BA"/>
        </w:rPr>
        <w:t xml:space="preserve">који користи нелинеарне хиперсуперфиције. Нелинеарни </w:t>
      </w:r>
      <w:r w:rsidRPr="00BE13A5">
        <w:rPr>
          <w:rFonts w:cs="Times New Roman"/>
          <w:lang w:val="sr-Cyrl-BA"/>
        </w:rPr>
        <w:t xml:space="preserve">SVM </w:t>
      </w:r>
      <w:r w:rsidR="002065A0" w:rsidRPr="00BE13A5">
        <w:rPr>
          <w:rFonts w:cs="Times New Roman"/>
          <w:lang w:val="sr-Cyrl-BA"/>
        </w:rPr>
        <w:t xml:space="preserve">се може користити у ситуацијама када линеарни </w:t>
      </w:r>
      <w:r w:rsidRPr="00BE13A5">
        <w:rPr>
          <w:rFonts w:cs="Times New Roman"/>
          <w:lang w:val="sr-Cyrl-BA"/>
        </w:rPr>
        <w:t xml:space="preserve">SVM </w:t>
      </w:r>
      <w:r w:rsidR="002065A0" w:rsidRPr="00BE13A5">
        <w:rPr>
          <w:rFonts w:cs="Times New Roman"/>
          <w:lang w:val="sr-Cyrl-BA"/>
        </w:rPr>
        <w:t xml:space="preserve">не може довољно добро да раздвоји </w:t>
      </w:r>
      <w:r w:rsidR="001B518E" w:rsidRPr="00BE13A5">
        <w:rPr>
          <w:rFonts w:cs="Times New Roman"/>
          <w:lang w:val="sr-Cyrl-BA"/>
        </w:rPr>
        <w:t>примјер</w:t>
      </w:r>
      <w:r w:rsidR="002065A0" w:rsidRPr="00BE13A5">
        <w:rPr>
          <w:rFonts w:cs="Times New Roman"/>
          <w:lang w:val="sr-Cyrl-BA"/>
        </w:rPr>
        <w:t>е у категорије.</w:t>
      </w:r>
      <w:r w:rsidR="00C36F7B" w:rsidRPr="00A5730F">
        <w:rPr>
          <w:rFonts w:cs="Times New Roman"/>
          <w:lang w:val="sr-Cyrl-BA"/>
        </w:rPr>
        <w:t xml:space="preserve"> </w:t>
      </w:r>
      <w:r w:rsidR="003328DB" w:rsidRPr="00BE13A5">
        <w:rPr>
          <w:rFonts w:cs="Times New Roman"/>
          <w:lang w:val="sr-Cyrl-BA"/>
        </w:rPr>
        <w:t>Т</w:t>
      </w:r>
      <w:r w:rsidR="002065A0" w:rsidRPr="00BE13A5">
        <w:rPr>
          <w:rFonts w:cs="Times New Roman"/>
          <w:lang w:val="sr-Cyrl-BA"/>
        </w:rPr>
        <w:t>акође</w:t>
      </w:r>
      <w:r w:rsidR="00E559AA" w:rsidRPr="00BE13A5">
        <w:rPr>
          <w:rFonts w:cs="Times New Roman"/>
          <w:lang w:val="sr-Cyrl-BA"/>
        </w:rPr>
        <w:t>,</w:t>
      </w:r>
      <w:r w:rsidR="002065A0" w:rsidRPr="00BE13A5">
        <w:rPr>
          <w:rFonts w:cs="Times New Roman"/>
          <w:lang w:val="sr-Cyrl-BA"/>
        </w:rPr>
        <w:t xml:space="preserve"> подржава и технике регуларизације, што га чини погодним за рад са великим скуповима података и тешким проблемима класификације.</w:t>
      </w:r>
      <w:r w:rsidR="00C36F7B" w:rsidRPr="00BE13A5">
        <w:rPr>
          <w:rFonts w:cs="Times New Roman"/>
          <w:lang w:val="sr-Cyrl-BA"/>
        </w:rPr>
        <w:t xml:space="preserve"> Овај алгоритам се често користи за</w:t>
      </w:r>
      <w:r w:rsidR="002065A0" w:rsidRPr="00BE13A5">
        <w:rPr>
          <w:rFonts w:cs="Times New Roman"/>
          <w:lang w:val="sr-Cyrl-BA"/>
        </w:rPr>
        <w:t xml:space="preserve"> анализу текста, слика и геномск</w:t>
      </w:r>
      <w:r w:rsidR="00C36F7B" w:rsidRPr="00BE13A5">
        <w:rPr>
          <w:rFonts w:cs="Times New Roman"/>
          <w:lang w:val="sr-Cyrl-BA"/>
        </w:rPr>
        <w:t>их</w:t>
      </w:r>
      <w:r w:rsidR="002065A0" w:rsidRPr="00BE13A5">
        <w:rPr>
          <w:rFonts w:cs="Times New Roman"/>
          <w:lang w:val="sr-Cyrl-BA"/>
        </w:rPr>
        <w:t xml:space="preserve"> подат</w:t>
      </w:r>
      <w:r w:rsidR="00C36F7B" w:rsidRPr="00BE13A5">
        <w:rPr>
          <w:rFonts w:cs="Times New Roman"/>
          <w:lang w:val="sr-Cyrl-BA"/>
        </w:rPr>
        <w:t>а</w:t>
      </w:r>
      <w:r w:rsidR="002065A0" w:rsidRPr="00BE13A5">
        <w:rPr>
          <w:rFonts w:cs="Times New Roman"/>
          <w:lang w:val="sr-Cyrl-BA"/>
        </w:rPr>
        <w:t>к</w:t>
      </w:r>
      <w:r w:rsidR="00C36F7B" w:rsidRPr="00BE13A5">
        <w:rPr>
          <w:rFonts w:cs="Times New Roman"/>
          <w:lang w:val="sr-Cyrl-BA"/>
        </w:rPr>
        <w:t>а</w:t>
      </w:r>
      <w:r w:rsidR="002065A0" w:rsidRPr="00BE13A5">
        <w:rPr>
          <w:rFonts w:cs="Times New Roman"/>
          <w:lang w:val="sr-Cyrl-BA"/>
        </w:rPr>
        <w:t>.</w:t>
      </w:r>
    </w:p>
    <w:p w14:paraId="710297C2" w14:textId="77777777" w:rsidR="00DF7825" w:rsidRPr="00BE13A5" w:rsidRDefault="00C509AB" w:rsidP="00532390">
      <w:pPr>
        <w:pStyle w:val="Heading2"/>
        <w:numPr>
          <w:ilvl w:val="1"/>
          <w:numId w:val="1"/>
        </w:numPr>
        <w:rPr>
          <w:rFonts w:cs="Times New Roman"/>
          <w:lang w:val="sr-Cyrl-BA"/>
        </w:rPr>
      </w:pPr>
      <w:bookmarkStart w:id="326" w:name="_Toc162247186"/>
      <w:r w:rsidRPr="00BE13A5">
        <w:rPr>
          <w:rFonts w:cs="Times New Roman"/>
          <w:lang w:val="sr-Cyrl-BA"/>
        </w:rPr>
        <w:t>LightGBM Classifier</w:t>
      </w:r>
      <w:bookmarkEnd w:id="326"/>
    </w:p>
    <w:p w14:paraId="0B84E9DC" w14:textId="5B5F18D0" w:rsidR="002065A0" w:rsidRPr="00BE13A5" w:rsidRDefault="00C36F7B" w:rsidP="00D44804">
      <w:pPr>
        <w:pStyle w:val="NoSpacing"/>
        <w:rPr>
          <w:rFonts w:cs="Times New Roman"/>
          <w:lang w:val="sr-Cyrl-BA"/>
        </w:rPr>
      </w:pPr>
      <w:r w:rsidRPr="00BE13A5">
        <w:rPr>
          <w:rFonts w:cs="Times New Roman"/>
          <w:lang w:val="sr-Cyrl-BA"/>
        </w:rPr>
        <w:t xml:space="preserve">LightGBM </w:t>
      </w:r>
      <w:r w:rsidR="002065A0" w:rsidRPr="00BE13A5">
        <w:rPr>
          <w:rFonts w:cs="Times New Roman"/>
          <w:lang w:val="sr-Cyrl-BA"/>
        </w:rPr>
        <w:t xml:space="preserve">је алгоритам за машинско учење који се користи за класификацију и регресију. </w:t>
      </w:r>
      <w:r w:rsidRPr="00BE13A5">
        <w:rPr>
          <w:rFonts w:cs="Times New Roman"/>
          <w:lang w:val="sr-Cyrl-BA"/>
        </w:rPr>
        <w:t>Развијен је</w:t>
      </w:r>
      <w:r w:rsidR="002065A0" w:rsidRPr="00BE13A5">
        <w:rPr>
          <w:rFonts w:cs="Times New Roman"/>
          <w:lang w:val="sr-Cyrl-BA"/>
        </w:rPr>
        <w:t xml:space="preserve"> као оптимизована верзија </w:t>
      </w:r>
      <w:r w:rsidRPr="00BE13A5">
        <w:rPr>
          <w:rFonts w:cs="Times New Roman"/>
          <w:lang w:val="sr-Cyrl-BA"/>
        </w:rPr>
        <w:t>Gradient Boosting Machine</w:t>
      </w:r>
      <w:r w:rsidR="002065A0" w:rsidRPr="00BE13A5">
        <w:rPr>
          <w:rFonts w:cs="Times New Roman"/>
          <w:lang w:val="sr-Cyrl-BA"/>
        </w:rPr>
        <w:t xml:space="preserve"> (</w:t>
      </w:r>
      <w:r w:rsidRPr="00BE13A5">
        <w:rPr>
          <w:rFonts w:cs="Times New Roman"/>
          <w:lang w:val="sr-Cyrl-BA"/>
        </w:rPr>
        <w:t>GBM</w:t>
      </w:r>
      <w:r w:rsidR="002065A0" w:rsidRPr="00BE13A5">
        <w:rPr>
          <w:rFonts w:cs="Times New Roman"/>
          <w:lang w:val="sr-Cyrl-BA"/>
        </w:rPr>
        <w:t>)</w:t>
      </w:r>
      <w:r w:rsidRPr="00BE13A5">
        <w:rPr>
          <w:rFonts w:cs="Times New Roman"/>
          <w:lang w:val="sr-Cyrl-BA"/>
        </w:rPr>
        <w:t xml:space="preserve"> алгоритма</w:t>
      </w:r>
      <w:r w:rsidR="002065A0" w:rsidRPr="00BE13A5">
        <w:rPr>
          <w:rFonts w:cs="Times New Roman"/>
          <w:lang w:val="sr-Cyrl-BA"/>
        </w:rPr>
        <w:t xml:space="preserve">, користећи технике које убрзавају процес тренинга. </w:t>
      </w:r>
      <w:r w:rsidRPr="00BE13A5">
        <w:rPr>
          <w:rFonts w:cs="Times New Roman"/>
          <w:lang w:val="sr-Cyrl-BA"/>
        </w:rPr>
        <w:t xml:space="preserve">LightGBM </w:t>
      </w:r>
      <w:r w:rsidR="002065A0" w:rsidRPr="00BE13A5">
        <w:rPr>
          <w:rFonts w:cs="Times New Roman"/>
          <w:lang w:val="sr-Cyrl-BA"/>
        </w:rPr>
        <w:t>користи технологију усмереног успоравања учења, што значи да се фокусира на тешке примјере у сваком кораку учења, како би се што брже извршио процес</w:t>
      </w:r>
      <w:r w:rsidRPr="00BE13A5">
        <w:rPr>
          <w:rFonts w:cs="Times New Roman"/>
          <w:lang w:val="sr-Cyrl-BA"/>
        </w:rPr>
        <w:t xml:space="preserve"> учења.</w:t>
      </w:r>
    </w:p>
    <w:p w14:paraId="47778811" w14:textId="54384E2B" w:rsidR="002065A0" w:rsidRPr="00BE13A5" w:rsidRDefault="00C36F7B" w:rsidP="00C36F7B">
      <w:pPr>
        <w:pStyle w:val="NoSpacing"/>
        <w:rPr>
          <w:rFonts w:cs="Times New Roman"/>
          <w:lang w:val="sr-Cyrl-BA"/>
        </w:rPr>
      </w:pPr>
      <w:r w:rsidRPr="00A5730F">
        <w:rPr>
          <w:rFonts w:cs="Times New Roman"/>
          <w:lang w:val="sr-Cyrl-BA"/>
        </w:rPr>
        <w:t>Он</w:t>
      </w:r>
      <w:r w:rsidRPr="00BE13A5">
        <w:rPr>
          <w:rFonts w:cs="Times New Roman"/>
          <w:lang w:val="sr-Cyrl-BA"/>
        </w:rPr>
        <w:t xml:space="preserve"> </w:t>
      </w:r>
      <w:r w:rsidR="002065A0" w:rsidRPr="00BE13A5">
        <w:rPr>
          <w:rFonts w:cs="Times New Roman"/>
          <w:lang w:val="sr-Cyrl-BA"/>
        </w:rPr>
        <w:t xml:space="preserve">се разликује од стандардних </w:t>
      </w:r>
      <w:r w:rsidRPr="00BE13A5">
        <w:rPr>
          <w:rFonts w:cs="Times New Roman"/>
          <w:lang w:val="sr-Cyrl-BA"/>
        </w:rPr>
        <w:t xml:space="preserve">GBM </w:t>
      </w:r>
      <w:r w:rsidR="002065A0" w:rsidRPr="00BE13A5">
        <w:rPr>
          <w:rFonts w:cs="Times New Roman"/>
          <w:lang w:val="sr-Cyrl-BA"/>
        </w:rPr>
        <w:t xml:space="preserve">алгоритама по томе што користи хистограм за </w:t>
      </w:r>
      <w:commentRangeStart w:id="327"/>
      <w:r w:rsidR="002065A0" w:rsidRPr="00BE13A5">
        <w:rPr>
          <w:rFonts w:cs="Times New Roman"/>
          <w:lang w:val="sr-Cyrl-BA"/>
        </w:rPr>
        <w:t>распо</w:t>
      </w:r>
      <w:r w:rsidR="003F2B9F" w:rsidRPr="00A5730F">
        <w:rPr>
          <w:rFonts w:cs="Times New Roman"/>
          <w:lang w:val="sr-Cyrl-BA"/>
        </w:rPr>
        <w:t>дј</w:t>
      </w:r>
      <w:r w:rsidR="002065A0" w:rsidRPr="00BE13A5">
        <w:rPr>
          <w:rFonts w:cs="Times New Roman"/>
          <w:lang w:val="sr-Cyrl-BA"/>
        </w:rPr>
        <w:t xml:space="preserve">елу </w:t>
      </w:r>
      <w:commentRangeEnd w:id="327"/>
      <w:r w:rsidR="00E559AA" w:rsidRPr="00BE13A5">
        <w:rPr>
          <w:rStyle w:val="CommentReference"/>
          <w:rFonts w:cs="Times New Roman"/>
          <w:lang w:val="sr-Cyrl-BA"/>
        </w:rPr>
        <w:commentReference w:id="327"/>
      </w:r>
      <w:r w:rsidR="002065A0" w:rsidRPr="00BE13A5">
        <w:rPr>
          <w:rFonts w:cs="Times New Roman"/>
          <w:lang w:val="sr-Cyrl-BA"/>
        </w:rPr>
        <w:t>особина у сваком чвору. Овај приступ значајно смањује потребан број итерација у процесу учења, а</w:t>
      </w:r>
      <w:r w:rsidR="006432EE" w:rsidRPr="00A5730F">
        <w:rPr>
          <w:rFonts w:cs="Times New Roman"/>
          <w:lang w:val="sr-Cyrl-BA"/>
        </w:rPr>
        <w:t xml:space="preserve"> </w:t>
      </w:r>
      <w:r w:rsidR="002065A0" w:rsidRPr="00BE13A5">
        <w:rPr>
          <w:rFonts w:cs="Times New Roman"/>
          <w:lang w:val="sr-Cyrl-BA"/>
        </w:rPr>
        <w:t>такође</w:t>
      </w:r>
      <w:r w:rsidR="00393039" w:rsidRPr="00BE13A5">
        <w:rPr>
          <w:rFonts w:cs="Times New Roman"/>
          <w:lang w:val="sr-Cyrl-BA"/>
        </w:rPr>
        <w:t>,</w:t>
      </w:r>
      <w:r w:rsidR="002065A0" w:rsidRPr="00BE13A5">
        <w:rPr>
          <w:rFonts w:cs="Times New Roman"/>
          <w:lang w:val="sr-Cyrl-BA"/>
        </w:rPr>
        <w:t xml:space="preserve"> олакшава и </w:t>
      </w:r>
      <w:r w:rsidRPr="00BE13A5">
        <w:rPr>
          <w:rFonts w:cs="Times New Roman"/>
          <w:lang w:val="sr-Cyrl-BA"/>
        </w:rPr>
        <w:t>убрзава</w:t>
      </w:r>
      <w:r w:rsidR="002065A0" w:rsidRPr="00BE13A5">
        <w:rPr>
          <w:rFonts w:cs="Times New Roman"/>
          <w:lang w:val="sr-Cyrl-BA"/>
        </w:rPr>
        <w:t xml:space="preserve"> приступ подацима. </w:t>
      </w:r>
      <w:r w:rsidRPr="00BE13A5">
        <w:rPr>
          <w:rFonts w:cs="Times New Roman"/>
          <w:lang w:val="sr-Cyrl-BA"/>
        </w:rPr>
        <w:t>Т</w:t>
      </w:r>
      <w:r w:rsidR="002065A0" w:rsidRPr="00BE13A5">
        <w:rPr>
          <w:rFonts w:cs="Times New Roman"/>
          <w:lang w:val="sr-Cyrl-BA"/>
        </w:rPr>
        <w:t>акође</w:t>
      </w:r>
      <w:r w:rsidRPr="00BE13A5">
        <w:rPr>
          <w:rFonts w:cs="Times New Roman"/>
          <w:lang w:val="sr-Cyrl-BA"/>
        </w:rPr>
        <w:t>,</w:t>
      </w:r>
      <w:r w:rsidR="002065A0" w:rsidRPr="00BE13A5">
        <w:rPr>
          <w:rFonts w:cs="Times New Roman"/>
          <w:lang w:val="sr-Cyrl-BA"/>
        </w:rPr>
        <w:t xml:space="preserve"> користи бинарн</w:t>
      </w:r>
      <w:r w:rsidRPr="00BE13A5">
        <w:rPr>
          <w:rFonts w:cs="Times New Roman"/>
          <w:lang w:val="sr-Cyrl-BA"/>
        </w:rPr>
        <w:t>о</w:t>
      </w:r>
      <w:r w:rsidR="002065A0" w:rsidRPr="00BE13A5">
        <w:rPr>
          <w:rFonts w:cs="Times New Roman"/>
          <w:lang w:val="sr-Cyrl-BA"/>
        </w:rPr>
        <w:t xml:space="preserve"> </w:t>
      </w:r>
      <w:r w:rsidRPr="00BE13A5">
        <w:rPr>
          <w:rFonts w:cs="Times New Roman"/>
          <w:lang w:val="sr-Cyrl-BA"/>
        </w:rPr>
        <w:t>претраживање</w:t>
      </w:r>
      <w:r w:rsidR="002065A0" w:rsidRPr="00BE13A5">
        <w:rPr>
          <w:rFonts w:cs="Times New Roman"/>
          <w:lang w:val="sr-Cyrl-BA"/>
        </w:rPr>
        <w:t>, што даље смањује вријеме потребно за извршење процеса</w:t>
      </w:r>
      <w:r w:rsidRPr="00BE13A5">
        <w:rPr>
          <w:rFonts w:cs="Times New Roman"/>
          <w:lang w:val="sr-Cyrl-BA"/>
        </w:rPr>
        <w:t xml:space="preserve"> учења.</w:t>
      </w:r>
      <w:r w:rsidR="00CA37EF" w:rsidRPr="00BE13A5">
        <w:rPr>
          <w:rFonts w:cs="Times New Roman"/>
          <w:lang w:val="sr-Cyrl-BA"/>
        </w:rPr>
        <w:t xml:space="preserve"> </w:t>
      </w:r>
      <w:r w:rsidRPr="00BE13A5">
        <w:rPr>
          <w:rFonts w:cs="Times New Roman"/>
          <w:lang w:val="sr-Cyrl-BA"/>
        </w:rPr>
        <w:t>Овај алгоритам</w:t>
      </w:r>
      <w:r w:rsidR="002065A0" w:rsidRPr="00BE13A5">
        <w:rPr>
          <w:rFonts w:cs="Times New Roman"/>
          <w:lang w:val="sr-Cyrl-BA"/>
        </w:rPr>
        <w:t xml:space="preserve"> има способност учења на различитим типовима података, укључујући и велике подат</w:t>
      </w:r>
      <w:r w:rsidRPr="00BE13A5">
        <w:rPr>
          <w:rFonts w:cs="Times New Roman"/>
          <w:lang w:val="sr-Cyrl-BA"/>
        </w:rPr>
        <w:t>ке</w:t>
      </w:r>
      <w:r w:rsidR="002065A0" w:rsidRPr="00BE13A5">
        <w:rPr>
          <w:rFonts w:cs="Times New Roman"/>
          <w:lang w:val="sr-Cyrl-BA"/>
        </w:rPr>
        <w:t xml:space="preserve"> и </w:t>
      </w:r>
      <w:r w:rsidRPr="00BE13A5">
        <w:rPr>
          <w:rFonts w:cs="Times New Roman"/>
          <w:lang w:val="sr-Cyrl-BA"/>
        </w:rPr>
        <w:t>скупове података са спојеним подацима</w:t>
      </w:r>
      <w:r w:rsidR="002065A0" w:rsidRPr="00BE13A5">
        <w:rPr>
          <w:rFonts w:cs="Times New Roman"/>
          <w:lang w:val="sr-Cyrl-BA"/>
        </w:rPr>
        <w:t xml:space="preserve">. </w:t>
      </w:r>
      <w:r w:rsidRPr="00BE13A5">
        <w:rPr>
          <w:rFonts w:cs="Times New Roman"/>
          <w:lang w:val="sr-Cyrl-BA"/>
        </w:rPr>
        <w:t>Т</w:t>
      </w:r>
      <w:r w:rsidR="002065A0" w:rsidRPr="00BE13A5">
        <w:rPr>
          <w:rFonts w:cs="Times New Roman"/>
          <w:lang w:val="sr-Cyrl-BA"/>
        </w:rPr>
        <w:t>акође</w:t>
      </w:r>
      <w:r w:rsidRPr="00BE13A5">
        <w:rPr>
          <w:rFonts w:cs="Times New Roman"/>
          <w:lang w:val="sr-Cyrl-BA"/>
        </w:rPr>
        <w:t>, он</w:t>
      </w:r>
      <w:r w:rsidR="002065A0" w:rsidRPr="00BE13A5">
        <w:rPr>
          <w:rFonts w:cs="Times New Roman"/>
          <w:lang w:val="sr-Cyrl-BA"/>
        </w:rPr>
        <w:t xml:space="preserve"> има добр</w:t>
      </w:r>
      <w:r w:rsidRPr="00BE13A5">
        <w:rPr>
          <w:rFonts w:cs="Times New Roman"/>
          <w:lang w:val="sr-Cyrl-BA"/>
        </w:rPr>
        <w:t>е</w:t>
      </w:r>
      <w:r w:rsidR="002065A0" w:rsidRPr="00BE13A5">
        <w:rPr>
          <w:rFonts w:cs="Times New Roman"/>
          <w:lang w:val="sr-Cyrl-BA"/>
        </w:rPr>
        <w:t xml:space="preserve"> перформанс</w:t>
      </w:r>
      <w:r w:rsidRPr="00BE13A5">
        <w:rPr>
          <w:rFonts w:cs="Times New Roman"/>
          <w:lang w:val="sr-Cyrl-BA"/>
        </w:rPr>
        <w:t>е</w:t>
      </w:r>
      <w:r w:rsidR="002065A0" w:rsidRPr="00BE13A5">
        <w:rPr>
          <w:rFonts w:cs="Times New Roman"/>
          <w:lang w:val="sr-Cyrl-BA"/>
        </w:rPr>
        <w:t xml:space="preserve"> на проблемима са небалансираним подацима, када има више примјера једне класе него друге.</w:t>
      </w:r>
    </w:p>
    <w:p w14:paraId="5905F976" w14:textId="51CD8DA8" w:rsidR="00990CFA" w:rsidRPr="00BE13A5" w:rsidRDefault="00C36F7B" w:rsidP="00990CFA">
      <w:pPr>
        <w:pStyle w:val="NoSpacing"/>
        <w:rPr>
          <w:rFonts w:cs="Times New Roman"/>
          <w:lang w:val="sr-Cyrl-BA"/>
        </w:rPr>
      </w:pPr>
      <w:r w:rsidRPr="00BE13A5">
        <w:rPr>
          <w:rFonts w:cs="Times New Roman"/>
          <w:lang w:val="sr-Cyrl-BA"/>
        </w:rPr>
        <w:t xml:space="preserve">LightGBM </w:t>
      </w:r>
      <w:r w:rsidR="002065A0" w:rsidRPr="00BE13A5">
        <w:rPr>
          <w:rFonts w:cs="Times New Roman"/>
          <w:lang w:val="sr-Cyrl-BA"/>
        </w:rPr>
        <w:t>је ефикасан и брз алгоритам за машинско учење, посебно за проблем класификације и регресије, а његова употреба се све више шири у индустрији и истраживачким заједницама.</w:t>
      </w:r>
    </w:p>
    <w:p w14:paraId="0E3073F0" w14:textId="09251B92" w:rsidR="00DF7825" w:rsidRPr="00BE13A5" w:rsidRDefault="00C509AB" w:rsidP="00532390">
      <w:pPr>
        <w:pStyle w:val="Heading2"/>
        <w:numPr>
          <w:ilvl w:val="1"/>
          <w:numId w:val="1"/>
        </w:numPr>
        <w:rPr>
          <w:rFonts w:cs="Times New Roman"/>
          <w:lang w:val="sr-Cyrl-BA"/>
        </w:rPr>
      </w:pPr>
      <w:bookmarkStart w:id="328" w:name="_Toc162247187"/>
      <w:r w:rsidRPr="00BE13A5">
        <w:rPr>
          <w:rFonts w:cs="Times New Roman"/>
          <w:lang w:val="sr-Cyrl-BA"/>
        </w:rPr>
        <w:t>K</w:t>
      </w:r>
      <w:r w:rsidR="00990CFA" w:rsidRPr="00BE13A5">
        <w:rPr>
          <w:rFonts w:cs="Times New Roman"/>
          <w:lang w:val="sr-Cyrl-BA"/>
        </w:rPr>
        <w:t xml:space="preserve"> </w:t>
      </w:r>
      <w:r w:rsidRPr="00BE13A5">
        <w:rPr>
          <w:rFonts w:cs="Times New Roman"/>
          <w:lang w:val="sr-Cyrl-BA"/>
        </w:rPr>
        <w:t>Nearest Neighbors Regressor</w:t>
      </w:r>
      <w:bookmarkEnd w:id="328"/>
    </w:p>
    <w:p w14:paraId="73DC72DC" w14:textId="194F6841" w:rsidR="00566131" w:rsidRPr="00BE13A5" w:rsidRDefault="00C36F7B" w:rsidP="00D44804">
      <w:pPr>
        <w:pStyle w:val="NoSpacing"/>
        <w:rPr>
          <w:rFonts w:cs="Times New Roman"/>
          <w:lang w:val="sr-Cyrl-BA"/>
        </w:rPr>
      </w:pPr>
      <w:r w:rsidRPr="00BE13A5">
        <w:rPr>
          <w:rFonts w:cs="Times New Roman"/>
          <w:lang w:val="sr-Cyrl-BA"/>
        </w:rPr>
        <w:t>K Nearest Neighbors Regressor</w:t>
      </w:r>
      <w:r w:rsidR="00665E77" w:rsidRPr="00A5730F">
        <w:rPr>
          <w:rFonts w:cs="Times New Roman"/>
          <w:lang w:val="sr-Cyrl-BA"/>
        </w:rPr>
        <w:t xml:space="preserve"> </w:t>
      </w:r>
      <w:r w:rsidR="00566131" w:rsidRPr="00BE13A5">
        <w:rPr>
          <w:rFonts w:cs="Times New Roman"/>
          <w:lang w:val="sr-Cyrl-BA"/>
        </w:rPr>
        <w:t>алгоритам је тип регресијског модела који се заснива на принципу к најближих сусједа. Овај алгоритам се често користи за предвиђање континуалних вриједности, попут цијене некретнине или просјечне мјесечне температуре. Алгоритам функцион</w:t>
      </w:r>
      <w:r w:rsidR="00CA37EF" w:rsidRPr="00BE13A5">
        <w:rPr>
          <w:rFonts w:cs="Times New Roman"/>
          <w:lang w:val="sr-Cyrl-BA"/>
        </w:rPr>
        <w:t>и</w:t>
      </w:r>
      <w:r w:rsidR="00665E77" w:rsidRPr="00BE13A5">
        <w:rPr>
          <w:rFonts w:cs="Times New Roman"/>
          <w:lang w:val="sr-Cyrl-BA"/>
        </w:rPr>
        <w:t>ше</w:t>
      </w:r>
      <w:r w:rsidR="00566131" w:rsidRPr="00BE13A5">
        <w:rPr>
          <w:rFonts w:cs="Times New Roman"/>
          <w:lang w:val="sr-Cyrl-BA"/>
        </w:rPr>
        <w:t xml:space="preserve"> тако што се за сваку инстанцу у скупу података за учење проучава н најближих сусједа и израчунава се просјек вриједности </w:t>
      </w:r>
      <w:r w:rsidR="00665E77" w:rsidRPr="00BE13A5">
        <w:rPr>
          <w:rFonts w:cs="Times New Roman"/>
          <w:lang w:val="sr-Cyrl-BA"/>
        </w:rPr>
        <w:t>промјењиве</w:t>
      </w:r>
      <w:r w:rsidR="00566131" w:rsidRPr="00BE13A5">
        <w:rPr>
          <w:rFonts w:cs="Times New Roman"/>
          <w:lang w:val="sr-Cyrl-BA"/>
        </w:rPr>
        <w:t xml:space="preserve"> циља за те сусједе. </w:t>
      </w:r>
      <w:r w:rsidR="00665E77" w:rsidRPr="00BE13A5">
        <w:rPr>
          <w:rFonts w:cs="Times New Roman"/>
          <w:lang w:val="sr-Cyrl-BA"/>
        </w:rPr>
        <w:t>На крају се добијени</w:t>
      </w:r>
      <w:r w:rsidR="00566131" w:rsidRPr="00BE13A5">
        <w:rPr>
          <w:rFonts w:cs="Times New Roman"/>
          <w:lang w:val="sr-Cyrl-BA"/>
        </w:rPr>
        <w:t xml:space="preserve"> просјек користи као предвиђена вриједност за дату инстанцу.</w:t>
      </w:r>
    </w:p>
    <w:p w14:paraId="6B2F565C" w14:textId="04B17ABB" w:rsidR="00566131" w:rsidRPr="00BE13A5" w:rsidRDefault="00566131" w:rsidP="00D44804">
      <w:pPr>
        <w:pStyle w:val="NoSpacing"/>
        <w:rPr>
          <w:rFonts w:cs="Times New Roman"/>
          <w:lang w:val="sr-Cyrl-BA"/>
        </w:rPr>
      </w:pPr>
      <w:r w:rsidRPr="00BE13A5">
        <w:rPr>
          <w:rFonts w:cs="Times New Roman"/>
          <w:lang w:val="sr-Cyrl-BA"/>
        </w:rPr>
        <w:t xml:space="preserve">Кључни параметар овог алгоритма је број најближих сусједа, што се може одабрати помоћу валидацијске методе, као што је </w:t>
      </w:r>
      <w:r w:rsidR="00665E77" w:rsidRPr="00BE13A5">
        <w:rPr>
          <w:rFonts w:cs="Times New Roman"/>
          <w:lang w:val="sr-Cyrl-BA"/>
        </w:rPr>
        <w:t>крос-валидација</w:t>
      </w:r>
      <w:r w:rsidRPr="00BE13A5">
        <w:rPr>
          <w:rFonts w:cs="Times New Roman"/>
          <w:lang w:val="sr-Cyrl-BA"/>
        </w:rPr>
        <w:t xml:space="preserve">. Такође, укључивање тежина за </w:t>
      </w:r>
      <w:r w:rsidRPr="00BE13A5">
        <w:rPr>
          <w:rFonts w:cs="Times New Roman"/>
          <w:lang w:val="sr-Cyrl-BA"/>
        </w:rPr>
        <w:lastRenderedPageBreak/>
        <w:t>сусједе такође може ут</w:t>
      </w:r>
      <w:r w:rsidR="00665E77" w:rsidRPr="00BE13A5">
        <w:rPr>
          <w:rFonts w:cs="Times New Roman"/>
          <w:lang w:val="sr-Cyrl-BA"/>
        </w:rPr>
        <w:t>и</w:t>
      </w:r>
      <w:r w:rsidRPr="00BE13A5">
        <w:rPr>
          <w:rFonts w:cs="Times New Roman"/>
          <w:lang w:val="sr-Cyrl-BA"/>
        </w:rPr>
        <w:t xml:space="preserve">цати на квалитету </w:t>
      </w:r>
      <w:r w:rsidR="00665E77" w:rsidRPr="00BE13A5">
        <w:rPr>
          <w:rFonts w:cs="Times New Roman"/>
          <w:lang w:val="sr-Cyrl-BA"/>
        </w:rPr>
        <w:t>предвиђања</w:t>
      </w:r>
      <w:r w:rsidRPr="00BE13A5">
        <w:rPr>
          <w:rFonts w:cs="Times New Roman"/>
          <w:lang w:val="sr-Cyrl-BA"/>
        </w:rPr>
        <w:t>, г</w:t>
      </w:r>
      <w:r w:rsidR="00B54DCE" w:rsidRPr="00A5730F">
        <w:rPr>
          <w:rFonts w:cs="Times New Roman"/>
          <w:lang w:val="sr-Cyrl-BA"/>
        </w:rPr>
        <w:t>дј</w:t>
      </w:r>
      <w:r w:rsidRPr="00BE13A5">
        <w:rPr>
          <w:rFonts w:cs="Times New Roman"/>
          <w:lang w:val="sr-Cyrl-BA"/>
        </w:rPr>
        <w:t>е су сусједи који су ближе инстанци за предикцију тежи.</w:t>
      </w:r>
    </w:p>
    <w:p w14:paraId="1210EBC1" w14:textId="7875D1E3" w:rsidR="00566131" w:rsidRPr="00BE13A5" w:rsidRDefault="00566131" w:rsidP="00D44804">
      <w:pPr>
        <w:pStyle w:val="NoSpacing"/>
        <w:rPr>
          <w:rFonts w:cs="Times New Roman"/>
          <w:lang w:val="sr-Cyrl-BA"/>
        </w:rPr>
      </w:pPr>
      <w:r w:rsidRPr="00BE13A5">
        <w:rPr>
          <w:rFonts w:cs="Times New Roman"/>
          <w:lang w:val="sr-Cyrl-BA"/>
        </w:rPr>
        <w:t>Међутим, овај алгоритам има и неколико недостатака, укључујући сла</w:t>
      </w:r>
      <w:r w:rsidR="00665E77" w:rsidRPr="00BE13A5">
        <w:rPr>
          <w:rFonts w:cs="Times New Roman"/>
          <w:lang w:val="sr-Cyrl-BA"/>
        </w:rPr>
        <w:t>бе</w:t>
      </w:r>
      <w:r w:rsidRPr="00BE13A5">
        <w:rPr>
          <w:rFonts w:cs="Times New Roman"/>
          <w:lang w:val="sr-Cyrl-BA"/>
        </w:rPr>
        <w:t xml:space="preserve"> перформан</w:t>
      </w:r>
      <w:r w:rsidR="00665E77" w:rsidRPr="00BE13A5">
        <w:rPr>
          <w:rFonts w:cs="Times New Roman"/>
          <w:lang w:val="sr-Cyrl-BA"/>
        </w:rPr>
        <w:t>се</w:t>
      </w:r>
      <w:r w:rsidRPr="00BE13A5">
        <w:rPr>
          <w:rFonts w:cs="Times New Roman"/>
          <w:lang w:val="sr-Cyrl-BA"/>
        </w:rPr>
        <w:t xml:space="preserve"> у случајевима г</w:t>
      </w:r>
      <w:r w:rsidR="00B54DCE" w:rsidRPr="00BE13A5">
        <w:rPr>
          <w:rFonts w:cs="Times New Roman"/>
          <w:lang w:val="sr-Cyrl-BA"/>
        </w:rPr>
        <w:t>дј</w:t>
      </w:r>
      <w:r w:rsidRPr="00BE13A5">
        <w:rPr>
          <w:rFonts w:cs="Times New Roman"/>
          <w:lang w:val="sr-Cyrl-BA"/>
        </w:rPr>
        <w:t xml:space="preserve">е постоји много димензија и висок </w:t>
      </w:r>
      <w:r w:rsidR="00CF167F" w:rsidRPr="00A5730F">
        <w:rPr>
          <w:rFonts w:cs="Times New Roman"/>
          <w:lang w:val="sr-Cyrl-BA"/>
        </w:rPr>
        <w:t>степен</w:t>
      </w:r>
      <w:r w:rsidR="00CF167F" w:rsidRPr="00BE13A5">
        <w:rPr>
          <w:rFonts w:cs="Times New Roman"/>
          <w:lang w:val="sr-Cyrl-BA"/>
        </w:rPr>
        <w:t xml:space="preserve"> </w:t>
      </w:r>
      <w:commentRangeStart w:id="329"/>
      <w:commentRangeEnd w:id="329"/>
      <w:r w:rsidR="00BB4C53" w:rsidRPr="00BE13A5">
        <w:rPr>
          <w:rStyle w:val="CommentReference"/>
          <w:rFonts w:cs="Times New Roman"/>
          <w:lang w:val="sr-Cyrl-BA"/>
        </w:rPr>
        <w:commentReference w:id="329"/>
      </w:r>
      <w:r w:rsidRPr="00BE13A5">
        <w:rPr>
          <w:rFonts w:cs="Times New Roman"/>
          <w:lang w:val="sr-Cyrl-BA"/>
        </w:rPr>
        <w:t xml:space="preserve">интеракције међу </w:t>
      </w:r>
      <w:r w:rsidR="00665E77" w:rsidRPr="00BE13A5">
        <w:rPr>
          <w:rFonts w:cs="Times New Roman"/>
          <w:lang w:val="sr-Cyrl-BA"/>
        </w:rPr>
        <w:t>промјењивима</w:t>
      </w:r>
      <w:r w:rsidRPr="00BE13A5">
        <w:rPr>
          <w:rFonts w:cs="Times New Roman"/>
          <w:lang w:val="sr-Cyrl-BA"/>
        </w:rPr>
        <w:t xml:space="preserve">, што може </w:t>
      </w:r>
      <w:r w:rsidR="00CF167F" w:rsidRPr="00BE13A5">
        <w:rPr>
          <w:rFonts w:cs="Times New Roman"/>
          <w:lang w:val="sr-Cyrl-BA"/>
        </w:rPr>
        <w:t>резулт</w:t>
      </w:r>
      <w:r w:rsidR="00CF167F" w:rsidRPr="00A5730F">
        <w:rPr>
          <w:rFonts w:cs="Times New Roman"/>
          <w:lang w:val="sr-Cyrl-BA"/>
        </w:rPr>
        <w:t>о</w:t>
      </w:r>
      <w:ins w:id="330" w:author="Aleksandar Kelec" w:date="2024-02-26T11:12:00Z">
        <w:r w:rsidR="0002325B">
          <w:rPr>
            <w:rFonts w:cs="Times New Roman"/>
            <w:lang w:val="sr-Cyrl-BA"/>
          </w:rPr>
          <w:t>ва</w:t>
        </w:r>
      </w:ins>
      <w:r w:rsidR="00CF167F" w:rsidRPr="00BE13A5">
        <w:rPr>
          <w:rFonts w:cs="Times New Roman"/>
          <w:lang w:val="sr-Cyrl-BA"/>
        </w:rPr>
        <w:t xml:space="preserve">ти </w:t>
      </w:r>
      <w:commentRangeStart w:id="331"/>
      <w:commentRangeEnd w:id="331"/>
      <w:r w:rsidR="00BB4C53" w:rsidRPr="00BE13A5">
        <w:rPr>
          <w:rStyle w:val="CommentReference"/>
          <w:rFonts w:cs="Times New Roman"/>
          <w:lang w:val="sr-Cyrl-BA"/>
        </w:rPr>
        <w:commentReference w:id="331"/>
      </w:r>
      <w:r w:rsidRPr="00BE13A5">
        <w:rPr>
          <w:rFonts w:cs="Times New Roman"/>
          <w:lang w:val="sr-Cyrl-BA"/>
        </w:rPr>
        <w:t>проблемима с пренаучености.</w:t>
      </w:r>
    </w:p>
    <w:p w14:paraId="2E3106FB" w14:textId="32CECC44" w:rsidR="002065A0" w:rsidRPr="00BE13A5" w:rsidRDefault="00CF167F" w:rsidP="00566131">
      <w:pPr>
        <w:pStyle w:val="NoSpacing"/>
        <w:rPr>
          <w:rFonts w:cs="Times New Roman"/>
          <w:lang w:val="sr-Cyrl-BA"/>
        </w:rPr>
      </w:pPr>
      <w:r w:rsidRPr="00BE13A5">
        <w:rPr>
          <w:rFonts w:cs="Times New Roman"/>
          <w:lang w:val="sr-Cyrl-BA"/>
        </w:rPr>
        <w:t>KNN Regressor</w:t>
      </w:r>
      <w:r w:rsidR="00566131" w:rsidRPr="00BE13A5">
        <w:rPr>
          <w:rFonts w:cs="Times New Roman"/>
          <w:lang w:val="sr-Cyrl-BA"/>
        </w:rPr>
        <w:t xml:space="preserve"> алгоритам је једноставан и брз за тренирање те често даје добре резултате у случајевима г</w:t>
      </w:r>
      <w:r w:rsidR="00B54DCE" w:rsidRPr="00BE13A5">
        <w:rPr>
          <w:rFonts w:cs="Times New Roman"/>
          <w:lang w:val="sr-Cyrl-BA"/>
        </w:rPr>
        <w:t>дј</w:t>
      </w:r>
      <w:r w:rsidR="00566131" w:rsidRPr="00BE13A5">
        <w:rPr>
          <w:rFonts w:cs="Times New Roman"/>
          <w:lang w:val="sr-Cyrl-BA"/>
        </w:rPr>
        <w:t>е су подаци хомогени и дистрибуција варијабле циља није превише сложена. Међутим, потребно је пажљиво одабрати параметре и провјерити перформанс</w:t>
      </w:r>
      <w:r w:rsidR="00225172" w:rsidRPr="00BE13A5">
        <w:rPr>
          <w:rFonts w:cs="Times New Roman"/>
          <w:lang w:val="sr-Cyrl-BA"/>
        </w:rPr>
        <w:t>е</w:t>
      </w:r>
      <w:r w:rsidR="00566131" w:rsidRPr="00BE13A5">
        <w:rPr>
          <w:rFonts w:cs="Times New Roman"/>
          <w:lang w:val="sr-Cyrl-BA"/>
        </w:rPr>
        <w:t xml:space="preserve"> модела на скупу података за тестирање како би се избјегли проблеми са пренаучењем.</w:t>
      </w:r>
    </w:p>
    <w:p w14:paraId="6AB9402F" w14:textId="77777777" w:rsidR="00DF7825" w:rsidRPr="00A5730F" w:rsidRDefault="00C509AB" w:rsidP="00532390">
      <w:pPr>
        <w:pStyle w:val="Heading2"/>
        <w:numPr>
          <w:ilvl w:val="1"/>
          <w:numId w:val="1"/>
        </w:numPr>
        <w:rPr>
          <w:rFonts w:cs="Times New Roman"/>
          <w:lang w:val="sr-Cyrl-BA"/>
        </w:rPr>
      </w:pPr>
      <w:bookmarkStart w:id="332" w:name="_Toc162247188"/>
      <w:r w:rsidRPr="00BE13A5">
        <w:rPr>
          <w:rFonts w:cs="Times New Roman"/>
          <w:lang w:val="sr-Cyrl-BA"/>
        </w:rPr>
        <w:t>LightGBM Regressor</w:t>
      </w:r>
      <w:bookmarkEnd w:id="332"/>
    </w:p>
    <w:p w14:paraId="5FE04342" w14:textId="6FF4C0C6" w:rsidR="00566131" w:rsidRPr="00BE13A5" w:rsidRDefault="00B54DCE" w:rsidP="00D44804">
      <w:pPr>
        <w:pStyle w:val="NoSpacing"/>
        <w:rPr>
          <w:rFonts w:cs="Times New Roman"/>
          <w:lang w:val="sr-Cyrl-BA"/>
        </w:rPr>
      </w:pPr>
      <w:r w:rsidRPr="00BE13A5">
        <w:rPr>
          <w:rFonts w:cs="Times New Roman"/>
          <w:lang w:val="sr-Cyrl-BA"/>
        </w:rPr>
        <w:t>LightGBM</w:t>
      </w:r>
      <w:r w:rsidR="00566131" w:rsidRPr="00BE13A5">
        <w:rPr>
          <w:rFonts w:cs="Times New Roman"/>
          <w:lang w:val="sr-Cyrl-BA"/>
        </w:rPr>
        <w:t xml:space="preserve"> је врста регресијског алгоритма у машинском учењу који користи технику усмјерену према </w:t>
      </w:r>
      <w:r w:rsidR="00CF167F" w:rsidRPr="00BE13A5">
        <w:rPr>
          <w:rFonts w:cs="Times New Roman"/>
          <w:lang w:val="sr-Cyrl-BA"/>
        </w:rPr>
        <w:t>GB</w:t>
      </w:r>
      <w:r w:rsidR="00CF167F" w:rsidRPr="00A5730F">
        <w:rPr>
          <w:rFonts w:cs="Times New Roman"/>
          <w:lang w:val="sr-Cyrl-BA"/>
        </w:rPr>
        <w:t>-у</w:t>
      </w:r>
      <w:r w:rsidR="00566131" w:rsidRPr="00BE13A5">
        <w:rPr>
          <w:rFonts w:cs="Times New Roman"/>
          <w:lang w:val="sr-Cyrl-BA"/>
        </w:rPr>
        <w:t xml:space="preserve">. Главна разлика између </w:t>
      </w:r>
      <w:r w:rsidRPr="00BE13A5">
        <w:rPr>
          <w:rFonts w:cs="Times New Roman"/>
          <w:lang w:val="sr-Cyrl-BA"/>
        </w:rPr>
        <w:t>LightGBM</w:t>
      </w:r>
      <w:r w:rsidR="00566131" w:rsidRPr="00BE13A5">
        <w:rPr>
          <w:rFonts w:cs="Times New Roman"/>
          <w:lang w:val="sr-Cyrl-BA"/>
        </w:rPr>
        <w:t xml:space="preserve"> и других алгоритама </w:t>
      </w:r>
      <w:commentRangeStart w:id="333"/>
      <w:r w:rsidR="00CF167F" w:rsidRPr="00BE13A5">
        <w:rPr>
          <w:rFonts w:cs="Times New Roman"/>
          <w:lang w:val="sr-Cyrl-BA"/>
        </w:rPr>
        <w:t>GB</w:t>
      </w:r>
      <w:r w:rsidR="00CF167F" w:rsidRPr="00A5730F">
        <w:rPr>
          <w:rFonts w:cs="Times New Roman"/>
          <w:lang w:val="sr-Cyrl-BA"/>
        </w:rPr>
        <w:t>-а</w:t>
      </w:r>
      <w:r w:rsidR="00566131" w:rsidRPr="00BE13A5">
        <w:rPr>
          <w:rFonts w:cs="Times New Roman"/>
          <w:lang w:val="sr-Cyrl-BA"/>
        </w:rPr>
        <w:t xml:space="preserve"> </w:t>
      </w:r>
      <w:commentRangeEnd w:id="333"/>
      <w:r w:rsidR="009D5FAB" w:rsidRPr="00BE13A5">
        <w:rPr>
          <w:rStyle w:val="CommentReference"/>
          <w:rFonts w:cs="Times New Roman"/>
          <w:lang w:val="sr-Cyrl-BA"/>
        </w:rPr>
        <w:commentReference w:id="333"/>
      </w:r>
      <w:r w:rsidR="00566131" w:rsidRPr="00BE13A5">
        <w:rPr>
          <w:rFonts w:cs="Times New Roman"/>
          <w:lang w:val="sr-Cyrl-BA"/>
        </w:rPr>
        <w:t xml:space="preserve">је у томе што користи двоструко бинарно </w:t>
      </w:r>
      <w:commentRangeStart w:id="334"/>
      <w:r w:rsidR="00566131" w:rsidRPr="00BE13A5">
        <w:rPr>
          <w:rFonts w:cs="Times New Roman"/>
          <w:lang w:val="sr-Cyrl-BA"/>
        </w:rPr>
        <w:t>по</w:t>
      </w:r>
      <w:r w:rsidR="00D6525A" w:rsidRPr="00A5730F">
        <w:rPr>
          <w:rFonts w:cs="Times New Roman"/>
          <w:lang w:val="sr-Cyrl-BA"/>
        </w:rPr>
        <w:t>дј</w:t>
      </w:r>
      <w:r w:rsidR="00566131" w:rsidRPr="00BE13A5">
        <w:rPr>
          <w:rFonts w:cs="Times New Roman"/>
          <w:lang w:val="sr-Cyrl-BA"/>
        </w:rPr>
        <w:t xml:space="preserve">елу </w:t>
      </w:r>
      <w:commentRangeEnd w:id="334"/>
      <w:r w:rsidR="009D5FAB" w:rsidRPr="00BE13A5">
        <w:rPr>
          <w:rStyle w:val="CommentReference"/>
          <w:rFonts w:cs="Times New Roman"/>
          <w:lang w:val="sr-Cyrl-BA"/>
        </w:rPr>
        <w:commentReference w:id="334"/>
      </w:r>
      <w:r w:rsidR="00566131" w:rsidRPr="00BE13A5">
        <w:rPr>
          <w:rFonts w:cs="Times New Roman"/>
          <w:lang w:val="sr-Cyrl-BA"/>
        </w:rPr>
        <w:t>за брзо рјешавање проблема скалирања.</w:t>
      </w:r>
    </w:p>
    <w:p w14:paraId="3981224E" w14:textId="71DEDB92" w:rsidR="00566131" w:rsidRPr="00BE13A5" w:rsidRDefault="00566131" w:rsidP="00D44804">
      <w:pPr>
        <w:pStyle w:val="NoSpacing"/>
        <w:rPr>
          <w:rFonts w:cs="Times New Roman"/>
          <w:lang w:val="sr-Cyrl-BA"/>
        </w:rPr>
      </w:pPr>
      <w:r w:rsidRPr="00BE13A5">
        <w:rPr>
          <w:rFonts w:cs="Times New Roman"/>
          <w:lang w:val="sr-Cyrl-BA"/>
        </w:rPr>
        <w:t xml:space="preserve">У раду </w:t>
      </w:r>
      <w:r w:rsidR="00B54DCE" w:rsidRPr="00BE13A5">
        <w:rPr>
          <w:rFonts w:cs="Times New Roman"/>
          <w:lang w:val="sr-Cyrl-BA"/>
        </w:rPr>
        <w:t>LightGBM</w:t>
      </w:r>
      <w:r w:rsidRPr="00BE13A5">
        <w:rPr>
          <w:rFonts w:cs="Times New Roman"/>
          <w:lang w:val="sr-Cyrl-BA"/>
        </w:rPr>
        <w:t>-а, стабла одлучивања се користе као главни модели за регресију. Они се настављају једно за другим у фазама, у свакој фази користећи информације из претходне фазе за побољшање тачности.</w:t>
      </w:r>
    </w:p>
    <w:p w14:paraId="2A0DD052" w14:textId="799FC2F5" w:rsidR="00566131" w:rsidRPr="00BE13A5" w:rsidRDefault="00566131" w:rsidP="00D44804">
      <w:pPr>
        <w:pStyle w:val="NoSpacing"/>
        <w:rPr>
          <w:rFonts w:cs="Times New Roman"/>
          <w:lang w:val="sr-Cyrl-BA"/>
        </w:rPr>
      </w:pPr>
      <w:r w:rsidRPr="00BE13A5">
        <w:rPr>
          <w:rFonts w:cs="Times New Roman"/>
          <w:lang w:val="sr-Cyrl-BA"/>
        </w:rPr>
        <w:t xml:space="preserve">Код </w:t>
      </w:r>
      <w:r w:rsidR="00B54DCE" w:rsidRPr="00BE13A5">
        <w:rPr>
          <w:rFonts w:cs="Times New Roman"/>
          <w:lang w:val="sr-Cyrl-BA"/>
        </w:rPr>
        <w:t>LightGBM</w:t>
      </w:r>
      <w:r w:rsidRPr="00BE13A5">
        <w:rPr>
          <w:rFonts w:cs="Times New Roman"/>
          <w:lang w:val="sr-Cyrl-BA"/>
        </w:rPr>
        <w:t>-а, постоје два главна параметра за оптимизацију: број стабала одлучивања и максимална дубина сваког стабла. Број стабала одлучивања одређује колико ће модела бити створено, док максимална дубина сваког стабла одређује колико ће комплексан бити сваки модел.</w:t>
      </w:r>
    </w:p>
    <w:p w14:paraId="6EFDA64A" w14:textId="2C093E9E" w:rsidR="00566131" w:rsidRPr="00BE13A5" w:rsidRDefault="00B54DCE" w:rsidP="00D44804">
      <w:pPr>
        <w:pStyle w:val="NoSpacing"/>
        <w:rPr>
          <w:rFonts w:cs="Times New Roman"/>
          <w:lang w:val="sr-Cyrl-BA"/>
        </w:rPr>
      </w:pPr>
      <w:r w:rsidRPr="00BE13A5">
        <w:rPr>
          <w:rFonts w:cs="Times New Roman"/>
          <w:lang w:val="sr-Cyrl-BA"/>
        </w:rPr>
        <w:t>LightGBM</w:t>
      </w:r>
      <w:r w:rsidR="00566131" w:rsidRPr="00BE13A5">
        <w:rPr>
          <w:rFonts w:cs="Times New Roman"/>
          <w:lang w:val="sr-Cyrl-BA"/>
        </w:rPr>
        <w:t xml:space="preserve"> такође користи технику смањења димензионалности како би се избјегло превише сложености и </w:t>
      </w:r>
      <w:r w:rsidR="00D6525A" w:rsidRPr="00A5730F">
        <w:rPr>
          <w:rFonts w:cs="Times New Roman"/>
          <w:lang w:val="sr-Cyrl-BA"/>
        </w:rPr>
        <w:t>преприлагођавања</w:t>
      </w:r>
      <w:r w:rsidR="00566131" w:rsidRPr="00BE13A5">
        <w:rPr>
          <w:rFonts w:cs="Times New Roman"/>
          <w:lang w:val="sr-Cyrl-BA"/>
        </w:rPr>
        <w:t xml:space="preserve">. То се постиже одабиром најзначајнијих </w:t>
      </w:r>
      <w:r w:rsidR="003514BA" w:rsidRPr="00A5730F">
        <w:rPr>
          <w:rFonts w:cs="Times New Roman"/>
          <w:lang w:val="sr-Cyrl-BA"/>
        </w:rPr>
        <w:t>атрибута</w:t>
      </w:r>
      <w:r w:rsidR="003514BA" w:rsidRPr="00BE13A5">
        <w:rPr>
          <w:rFonts w:cs="Times New Roman"/>
          <w:lang w:val="sr-Cyrl-BA"/>
        </w:rPr>
        <w:t xml:space="preserve"> </w:t>
      </w:r>
      <w:commentRangeStart w:id="335"/>
      <w:commentRangeEnd w:id="335"/>
      <w:r w:rsidR="00393401" w:rsidRPr="00BE13A5">
        <w:rPr>
          <w:rStyle w:val="CommentReference"/>
          <w:rFonts w:cs="Times New Roman"/>
          <w:lang w:val="sr-Cyrl-BA"/>
        </w:rPr>
        <w:commentReference w:id="335"/>
      </w:r>
      <w:r w:rsidR="00566131" w:rsidRPr="00BE13A5">
        <w:rPr>
          <w:rFonts w:cs="Times New Roman"/>
          <w:lang w:val="sr-Cyrl-BA"/>
        </w:rPr>
        <w:t>које ће се користити за сваки модел.</w:t>
      </w:r>
    </w:p>
    <w:p w14:paraId="13E1502F" w14:textId="19A538E2" w:rsidR="00DF7825" w:rsidRPr="00BE13A5" w:rsidRDefault="00B54DCE" w:rsidP="00566131">
      <w:pPr>
        <w:pStyle w:val="NoSpacing"/>
        <w:rPr>
          <w:rFonts w:cs="Times New Roman"/>
          <w:lang w:val="sr-Cyrl-BA"/>
        </w:rPr>
      </w:pPr>
      <w:r w:rsidRPr="00BE13A5">
        <w:rPr>
          <w:rFonts w:cs="Times New Roman"/>
          <w:lang w:val="sr-Cyrl-BA"/>
        </w:rPr>
        <w:t>LightGBM</w:t>
      </w:r>
      <w:r w:rsidR="00566131" w:rsidRPr="00BE13A5">
        <w:rPr>
          <w:rFonts w:cs="Times New Roman"/>
          <w:lang w:val="sr-Cyrl-BA"/>
        </w:rPr>
        <w:t xml:space="preserve"> је популаран због своје брзине и ефикасности, посебно када се ради са великим скуповима података. Он је такође способан радити с различитим врстама података, укључујући и податке с различитим скалама и категоричке податке. </w:t>
      </w:r>
      <w:r w:rsidRPr="00BE13A5">
        <w:rPr>
          <w:rFonts w:cs="Times New Roman"/>
          <w:lang w:val="sr-Cyrl-BA"/>
        </w:rPr>
        <w:t>LightGBM</w:t>
      </w:r>
      <w:r w:rsidR="00566131" w:rsidRPr="00BE13A5">
        <w:rPr>
          <w:rFonts w:cs="Times New Roman"/>
          <w:lang w:val="sr-Cyrl-BA"/>
        </w:rPr>
        <w:t xml:space="preserve"> је један од најбољих </w:t>
      </w:r>
      <w:r w:rsidR="00492397" w:rsidRPr="00A5730F">
        <w:rPr>
          <w:rFonts w:cs="Times New Roman"/>
          <w:lang w:val="sr-Cyrl-BA"/>
        </w:rPr>
        <w:t xml:space="preserve">регресионих </w:t>
      </w:r>
      <w:r w:rsidR="00566131" w:rsidRPr="00BE13A5">
        <w:rPr>
          <w:rFonts w:cs="Times New Roman"/>
          <w:lang w:val="sr-Cyrl-BA"/>
        </w:rPr>
        <w:t>алгоритама</w:t>
      </w:r>
      <w:r w:rsidR="00492397" w:rsidRPr="00A5730F">
        <w:rPr>
          <w:rFonts w:cs="Times New Roman"/>
          <w:lang w:val="sr-Cyrl-BA"/>
        </w:rPr>
        <w:t xml:space="preserve"> </w:t>
      </w:r>
      <w:r w:rsidR="00566131" w:rsidRPr="00BE13A5">
        <w:rPr>
          <w:rFonts w:cs="Times New Roman"/>
          <w:lang w:val="sr-Cyrl-BA"/>
        </w:rPr>
        <w:t xml:space="preserve">и користи се </w:t>
      </w:r>
      <w:r w:rsidR="0083117A" w:rsidRPr="00A5730F">
        <w:rPr>
          <w:rFonts w:cs="Times New Roman"/>
          <w:lang w:val="sr-Cyrl-BA"/>
        </w:rPr>
        <w:t xml:space="preserve">за </w:t>
      </w:r>
      <w:r w:rsidR="00566131" w:rsidRPr="00BE13A5">
        <w:rPr>
          <w:rFonts w:cs="Times New Roman"/>
          <w:lang w:val="sr-Cyrl-BA"/>
        </w:rPr>
        <w:t>предвиђање цијена, кредитне процјене и персонализацију препорука.</w:t>
      </w:r>
    </w:p>
    <w:p w14:paraId="45CDD2BF" w14:textId="77777777" w:rsidR="00DF7825" w:rsidRPr="00A5730F" w:rsidRDefault="00C509AB">
      <w:pPr>
        <w:rPr>
          <w:rFonts w:ascii="Times New Roman" w:hAnsi="Times New Roman" w:cs="Times New Roman"/>
          <w:sz w:val="36"/>
          <w:szCs w:val="40"/>
          <w:lang w:val="sr-Cyrl-BA"/>
        </w:rPr>
      </w:pPr>
      <w:r w:rsidRPr="00BE13A5">
        <w:rPr>
          <w:rFonts w:ascii="Times New Roman" w:hAnsi="Times New Roman" w:cs="Times New Roman"/>
          <w:lang w:val="sr-Cyrl-BA"/>
        </w:rPr>
        <w:br w:type="page"/>
      </w:r>
    </w:p>
    <w:p w14:paraId="041AC1A8" w14:textId="77777777" w:rsidR="00DF7825" w:rsidRPr="00A5730F" w:rsidRDefault="00C509AB" w:rsidP="00532390">
      <w:pPr>
        <w:pStyle w:val="Heading1"/>
        <w:numPr>
          <w:ilvl w:val="0"/>
          <w:numId w:val="1"/>
        </w:numPr>
        <w:rPr>
          <w:rFonts w:cs="Times New Roman"/>
          <w:lang w:val="sr-Cyrl-BA"/>
        </w:rPr>
      </w:pPr>
      <w:bookmarkStart w:id="336" w:name="_Toc162247189"/>
      <w:commentRangeStart w:id="337"/>
      <w:r w:rsidRPr="00A5730F">
        <w:rPr>
          <w:rFonts w:cs="Times New Roman"/>
          <w:lang w:val="sr-Cyrl-BA"/>
        </w:rPr>
        <w:lastRenderedPageBreak/>
        <w:t>Практични рад</w:t>
      </w:r>
      <w:commentRangeEnd w:id="337"/>
      <w:r w:rsidR="00857EE7" w:rsidRPr="00BE13A5">
        <w:rPr>
          <w:rStyle w:val="CommentReference"/>
          <w:rFonts w:cs="Times New Roman"/>
          <w:lang w:val="sr-Cyrl-BA"/>
        </w:rPr>
        <w:commentReference w:id="337"/>
      </w:r>
      <w:bookmarkEnd w:id="336"/>
    </w:p>
    <w:p w14:paraId="77F2FA03" w14:textId="3E34873A" w:rsidR="00127223" w:rsidRPr="00BE13A5" w:rsidRDefault="005E71A5" w:rsidP="00127223">
      <w:pPr>
        <w:pStyle w:val="NoSpacing"/>
        <w:rPr>
          <w:rFonts w:cs="Times New Roman"/>
          <w:lang w:val="sr-Cyrl-BA"/>
        </w:rPr>
      </w:pPr>
      <w:r w:rsidRPr="00BE13A5">
        <w:rPr>
          <w:rFonts w:cs="Times New Roman"/>
          <w:lang w:val="sr-Cyrl-BA"/>
        </w:rPr>
        <w:t>Задатак</w:t>
      </w:r>
      <w:r w:rsidR="00FB0DB6" w:rsidRPr="00BE13A5">
        <w:rPr>
          <w:rFonts w:cs="Times New Roman"/>
          <w:lang w:val="sr-Cyrl-BA"/>
        </w:rPr>
        <w:t xml:space="preserve"> је да се</w:t>
      </w:r>
      <w:r w:rsidRPr="00BE13A5">
        <w:rPr>
          <w:rFonts w:cs="Times New Roman"/>
          <w:lang w:val="sr-Cyrl-BA"/>
        </w:rPr>
        <w:t xml:space="preserve"> </w:t>
      </w:r>
      <w:r w:rsidR="00FB0DB6" w:rsidRPr="00BE13A5">
        <w:rPr>
          <w:rFonts w:cs="Times New Roman"/>
          <w:lang w:val="sr-Cyrl-BA"/>
        </w:rPr>
        <w:t>а</w:t>
      </w:r>
      <w:r w:rsidRPr="00BE13A5">
        <w:rPr>
          <w:rFonts w:cs="Times New Roman"/>
          <w:lang w:val="sr-Cyrl-BA"/>
        </w:rPr>
        <w:t>нализира</w:t>
      </w:r>
      <w:r w:rsidR="00FB0DB6" w:rsidRPr="00BE13A5">
        <w:rPr>
          <w:rFonts w:cs="Times New Roman"/>
          <w:lang w:val="sr-Cyrl-BA"/>
        </w:rPr>
        <w:t>ју</w:t>
      </w:r>
      <w:r w:rsidRPr="00BE13A5">
        <w:rPr>
          <w:rFonts w:cs="Times New Roman"/>
          <w:lang w:val="sr-Cyrl-BA"/>
        </w:rPr>
        <w:t xml:space="preserve"> модел</w:t>
      </w:r>
      <w:r w:rsidR="00FB0DB6" w:rsidRPr="00BE13A5">
        <w:rPr>
          <w:rFonts w:cs="Times New Roman"/>
          <w:lang w:val="sr-Cyrl-BA"/>
        </w:rPr>
        <w:t>и</w:t>
      </w:r>
      <w:r w:rsidRPr="00BE13A5">
        <w:rPr>
          <w:rFonts w:cs="Times New Roman"/>
          <w:lang w:val="sr-Cyrl-BA"/>
        </w:rPr>
        <w:t xml:space="preserve"> за предвиђање броја особа у просторији креиран</w:t>
      </w:r>
      <w:r w:rsidR="00273D66" w:rsidRPr="00BE13A5">
        <w:rPr>
          <w:rFonts w:cs="Times New Roman"/>
          <w:lang w:val="sr-Cyrl-BA"/>
        </w:rPr>
        <w:t>и</w:t>
      </w:r>
      <w:r w:rsidRPr="00BE13A5">
        <w:rPr>
          <w:rFonts w:cs="Times New Roman"/>
          <w:lang w:val="sr-Cyrl-BA"/>
        </w:rPr>
        <w:t xml:space="preserve"> кориштењем неколико алгоритама (класификационих и регресионих). Моделе је потребно тренирати подацима који садрже температуру, влажност, ниво угљен-диоксида и др. За реализацију </w:t>
      </w:r>
      <w:r w:rsidR="00E142F5" w:rsidRPr="00BE13A5">
        <w:rPr>
          <w:rFonts w:cs="Times New Roman"/>
          <w:lang w:val="sr-Cyrl-BA"/>
        </w:rPr>
        <w:t xml:space="preserve">је </w:t>
      </w:r>
      <w:r w:rsidRPr="00BE13A5">
        <w:rPr>
          <w:rFonts w:cs="Times New Roman"/>
          <w:lang w:val="sr-Cyrl-BA"/>
        </w:rPr>
        <w:t>кори</w:t>
      </w:r>
      <w:r w:rsidR="00E142F5" w:rsidRPr="00BE13A5">
        <w:rPr>
          <w:rFonts w:cs="Times New Roman"/>
          <w:lang w:val="sr-Cyrl-BA"/>
        </w:rPr>
        <w:t>ш</w:t>
      </w:r>
      <w:r w:rsidRPr="00BE13A5">
        <w:rPr>
          <w:rFonts w:cs="Times New Roman"/>
          <w:lang w:val="sr-Cyrl-BA"/>
        </w:rPr>
        <w:t>т</w:t>
      </w:r>
      <w:r w:rsidR="00E142F5" w:rsidRPr="00BE13A5">
        <w:rPr>
          <w:rFonts w:cs="Times New Roman"/>
          <w:lang w:val="sr-Cyrl-BA"/>
        </w:rPr>
        <w:t>ен</w:t>
      </w:r>
      <w:r w:rsidRPr="00BE13A5">
        <w:rPr>
          <w:rFonts w:cs="Times New Roman"/>
          <w:lang w:val="sr-Cyrl-BA"/>
        </w:rPr>
        <w:t xml:space="preserve"> </w:t>
      </w:r>
      <w:commentRangeStart w:id="338"/>
      <w:r w:rsidRPr="00BE13A5">
        <w:rPr>
          <w:rFonts w:cs="Times New Roman"/>
          <w:lang w:val="sr-Cyrl-BA"/>
        </w:rPr>
        <w:t>Jupyter Notebook</w:t>
      </w:r>
      <w:r w:rsidR="00CF167F" w:rsidRPr="00BE13A5">
        <w:rPr>
          <w:rStyle w:val="FootnoteReference"/>
          <w:rFonts w:cs="Times New Roman"/>
          <w:lang w:val="sr-Cyrl-BA"/>
        </w:rPr>
        <w:footnoteReference w:id="14"/>
      </w:r>
      <w:r w:rsidRPr="00BE13A5">
        <w:rPr>
          <w:rFonts w:cs="Times New Roman"/>
          <w:lang w:val="sr-Cyrl-BA"/>
        </w:rPr>
        <w:t xml:space="preserve"> </w:t>
      </w:r>
      <w:commentRangeEnd w:id="338"/>
      <w:r w:rsidR="00E142F5" w:rsidRPr="00BE13A5">
        <w:rPr>
          <w:rStyle w:val="CommentReference"/>
          <w:rFonts w:cs="Times New Roman"/>
          <w:lang w:val="sr-Cyrl-BA"/>
        </w:rPr>
        <w:commentReference w:id="338"/>
      </w:r>
      <w:r w:rsidRPr="00BE13A5">
        <w:rPr>
          <w:rFonts w:cs="Times New Roman"/>
          <w:lang w:val="sr-Cyrl-BA"/>
        </w:rPr>
        <w:t>алат</w:t>
      </w:r>
      <w:r w:rsidR="004243C2" w:rsidRPr="00A5730F">
        <w:rPr>
          <w:rFonts w:cs="Times New Roman"/>
          <w:lang w:val="sr-Cyrl-BA"/>
        </w:rPr>
        <w:t xml:space="preserve"> (који је приказан на слици 5.1.)</w:t>
      </w:r>
      <w:r w:rsidRPr="00BE13A5">
        <w:rPr>
          <w:rFonts w:cs="Times New Roman"/>
          <w:lang w:val="sr-Cyrl-BA"/>
        </w:rPr>
        <w:t>. Изврш</w:t>
      </w:r>
      <w:r w:rsidR="00E142F5" w:rsidRPr="00BE13A5">
        <w:rPr>
          <w:rFonts w:cs="Times New Roman"/>
          <w:lang w:val="sr-Cyrl-BA"/>
        </w:rPr>
        <w:t>ена је</w:t>
      </w:r>
      <w:r w:rsidRPr="00BE13A5">
        <w:rPr>
          <w:rFonts w:cs="Times New Roman"/>
          <w:lang w:val="sr-Cyrl-BA"/>
        </w:rPr>
        <w:t xml:space="preserve"> компаративн</w:t>
      </w:r>
      <w:r w:rsidR="00E142F5" w:rsidRPr="00BE13A5">
        <w:rPr>
          <w:rFonts w:cs="Times New Roman"/>
          <w:lang w:val="sr-Cyrl-BA"/>
        </w:rPr>
        <w:t>а</w:t>
      </w:r>
      <w:r w:rsidRPr="00BE13A5">
        <w:rPr>
          <w:rFonts w:cs="Times New Roman"/>
          <w:lang w:val="sr-Cyrl-BA"/>
        </w:rPr>
        <w:t xml:space="preserve"> анализ</w:t>
      </w:r>
      <w:r w:rsidR="00E142F5" w:rsidRPr="00BE13A5">
        <w:rPr>
          <w:rFonts w:cs="Times New Roman"/>
          <w:lang w:val="sr-Cyrl-BA"/>
        </w:rPr>
        <w:t>а</w:t>
      </w:r>
      <w:r w:rsidRPr="00BE13A5">
        <w:rPr>
          <w:rFonts w:cs="Times New Roman"/>
          <w:lang w:val="sr-Cyrl-BA"/>
        </w:rPr>
        <w:t xml:space="preserve"> перформанси добијених модела.</w:t>
      </w:r>
    </w:p>
    <w:p w14:paraId="67F5A25E" w14:textId="2C9661B2" w:rsidR="004243C2" w:rsidRPr="00A5730F" w:rsidRDefault="004243C2" w:rsidP="004243C2">
      <w:pPr>
        <w:pStyle w:val="NoSpacing"/>
        <w:rPr>
          <w:rFonts w:cs="Times New Roman"/>
          <w:lang w:val="sr-Cyrl-BA"/>
        </w:rPr>
      </w:pPr>
      <w:r w:rsidRPr="00BE13A5">
        <w:rPr>
          <w:rFonts w:cs="Times New Roman"/>
          <w:lang w:val="sr-Cyrl-BA"/>
        </w:rPr>
        <w:t>Jupyter Notebook</w:t>
      </w:r>
      <w:r w:rsidRPr="00A5730F">
        <w:rPr>
          <w:rFonts w:cs="Times New Roman"/>
          <w:lang w:val="sr-Cyrl-BA"/>
        </w:rPr>
        <w:t xml:space="preserve"> је интерактивно окружење за писање и извршавање кода које је првобитно развијено за подршку језицима као што су </w:t>
      </w:r>
      <w:r w:rsidRPr="00BE13A5">
        <w:rPr>
          <w:rFonts w:cs="Times New Roman"/>
          <w:lang w:val="sr-Cyrl-BA"/>
        </w:rPr>
        <w:t xml:space="preserve">Julia, Python </w:t>
      </w:r>
      <w:r w:rsidRPr="00A5730F">
        <w:rPr>
          <w:rFonts w:cs="Times New Roman"/>
          <w:lang w:val="sr-Cyrl-BA"/>
        </w:rPr>
        <w:t>и</w:t>
      </w:r>
      <w:r w:rsidRPr="00BE13A5">
        <w:rPr>
          <w:rFonts w:cs="Times New Roman"/>
          <w:lang w:val="sr-Cyrl-BA"/>
        </w:rPr>
        <w:t xml:space="preserve"> R</w:t>
      </w:r>
      <w:r w:rsidRPr="00A5730F">
        <w:rPr>
          <w:rFonts w:cs="Times New Roman"/>
          <w:lang w:val="sr-Cyrl-BA"/>
        </w:rPr>
        <w:t>, али сада подржава многе друге језике. Карактерише га способност комбиновања кода, текста, графике и формула у једном документу.</w:t>
      </w:r>
      <w:customXmlInsRangeStart w:id="339" w:author="Nikola Karpic" w:date="2024-03-25T08:16:00Z"/>
      <w:sdt>
        <w:sdtPr>
          <w:rPr>
            <w:rFonts w:cs="Times New Roman"/>
            <w:lang w:val="sr-Cyrl-BA"/>
          </w:rPr>
          <w:id w:val="1977018045"/>
          <w:citation/>
        </w:sdtPr>
        <w:sdtContent>
          <w:customXmlInsRangeEnd w:id="339"/>
          <w:ins w:id="340" w:author="Nikola Karpic" w:date="2024-03-25T08:16:00Z">
            <w:r w:rsidR="002626A2">
              <w:rPr>
                <w:rFonts w:cs="Times New Roman"/>
                <w:lang w:val="sr-Cyrl-BA"/>
              </w:rPr>
              <w:fldChar w:fldCharType="begin"/>
            </w:r>
            <w:r w:rsidR="002626A2">
              <w:rPr>
                <w:rFonts w:cs="Times New Roman"/>
                <w:lang w:val="sr-Cyrl-BA"/>
              </w:rPr>
              <w:instrText xml:space="preserve"> CITATION Too18 \l 7194 </w:instrText>
            </w:r>
          </w:ins>
          <w:r w:rsidR="002626A2">
            <w:rPr>
              <w:rFonts w:cs="Times New Roman"/>
              <w:lang w:val="sr-Cyrl-BA"/>
            </w:rPr>
            <w:fldChar w:fldCharType="separate"/>
          </w:r>
          <w:ins w:id="341" w:author="Nikola Karpic" w:date="2024-03-25T08:16:00Z">
            <w:r w:rsidR="002626A2">
              <w:rPr>
                <w:rFonts w:cs="Times New Roman"/>
                <w:noProof/>
                <w:lang w:val="sr-Cyrl-BA"/>
              </w:rPr>
              <w:t xml:space="preserve"> </w:t>
            </w:r>
            <w:r w:rsidR="002626A2" w:rsidRPr="002626A2">
              <w:rPr>
                <w:rFonts w:cs="Times New Roman"/>
                <w:noProof/>
                <w:lang w:val="sr-Cyrl-BA"/>
                <w:rPrChange w:id="342" w:author="Nikola Karpic" w:date="2024-03-25T08:16:00Z">
                  <w:rPr>
                    <w:rFonts w:eastAsia="Times New Roman"/>
                  </w:rPr>
                </w:rPrChange>
              </w:rPr>
              <w:t>[13]</w:t>
            </w:r>
            <w:r w:rsidR="002626A2">
              <w:rPr>
                <w:rFonts w:cs="Times New Roman"/>
                <w:lang w:val="sr-Cyrl-BA"/>
              </w:rPr>
              <w:fldChar w:fldCharType="end"/>
            </w:r>
          </w:ins>
          <w:customXmlInsRangeStart w:id="343" w:author="Nikola Karpic" w:date="2024-03-25T08:16:00Z"/>
        </w:sdtContent>
      </w:sdt>
      <w:customXmlInsRangeEnd w:id="343"/>
    </w:p>
    <w:p w14:paraId="5562D873" w14:textId="05FD0AF6" w:rsidR="004243C2" w:rsidRPr="00A5730F" w:rsidRDefault="004243C2" w:rsidP="004243C2">
      <w:pPr>
        <w:pStyle w:val="NoSpacing"/>
        <w:rPr>
          <w:rFonts w:cs="Times New Roman"/>
          <w:lang w:val="sr-Cyrl-BA"/>
        </w:rPr>
      </w:pPr>
      <w:r w:rsidRPr="00A5730F">
        <w:rPr>
          <w:rFonts w:cs="Times New Roman"/>
          <w:lang w:val="sr-Cyrl-BA"/>
        </w:rPr>
        <w:t xml:space="preserve">Документ се састоји од ћелија које могу садржавати различите типове садржаја и најчешће се инсталира кроз дистрибуцију </w:t>
      </w:r>
      <w:commentRangeStart w:id="344"/>
      <w:r w:rsidRPr="00BE13A5">
        <w:rPr>
          <w:rFonts w:cs="Times New Roman"/>
          <w:lang w:val="sr-Cyrl-BA"/>
        </w:rPr>
        <w:t>Anaconda</w:t>
      </w:r>
      <w:commentRangeEnd w:id="344"/>
      <w:r w:rsidR="00DC3B0E">
        <w:rPr>
          <w:rStyle w:val="CommentReference"/>
          <w:rFonts w:ascii="Arial" w:hAnsi="Arial"/>
          <w:lang w:val="sr-Latn-BA"/>
        </w:rPr>
        <w:commentReference w:id="344"/>
      </w:r>
      <w:ins w:id="345" w:author="Nikola Karpic" w:date="2024-03-18T21:11:00Z">
        <w:r w:rsidR="006C60BA">
          <w:rPr>
            <w:rStyle w:val="FootnoteReference"/>
            <w:rFonts w:cs="Times New Roman"/>
            <w:lang w:val="sr-Cyrl-BA"/>
          </w:rPr>
          <w:footnoteReference w:id="15"/>
        </w:r>
      </w:ins>
      <w:r w:rsidRPr="00A5730F">
        <w:rPr>
          <w:rFonts w:cs="Times New Roman"/>
          <w:lang w:val="sr-Cyrl-BA"/>
        </w:rPr>
        <w:t xml:space="preserve">, која садржи многе научне библиотеке за </w:t>
      </w:r>
      <w:r w:rsidRPr="00BE13A5">
        <w:rPr>
          <w:rFonts w:cs="Times New Roman"/>
          <w:lang w:val="sr-Cyrl-BA"/>
        </w:rPr>
        <w:t>Python</w:t>
      </w:r>
      <w:r w:rsidRPr="00A5730F">
        <w:rPr>
          <w:rFonts w:cs="Times New Roman"/>
          <w:lang w:val="sr-Cyrl-BA"/>
        </w:rPr>
        <w:t xml:space="preserve">. Поред класичног </w:t>
      </w:r>
      <w:r w:rsidRPr="00BE13A5">
        <w:rPr>
          <w:rFonts w:cs="Times New Roman"/>
          <w:lang w:val="sr-Cyrl-BA"/>
        </w:rPr>
        <w:t>Jupyter Notebook</w:t>
      </w:r>
      <w:r w:rsidRPr="00A5730F">
        <w:rPr>
          <w:rFonts w:cs="Times New Roman"/>
          <w:lang w:val="sr-Cyrl-BA"/>
        </w:rPr>
        <w:t xml:space="preserve">-а, постоји и </w:t>
      </w:r>
      <w:r w:rsidRPr="00BE13A5">
        <w:rPr>
          <w:rFonts w:cs="Times New Roman"/>
          <w:lang w:val="sr-Cyrl-BA"/>
        </w:rPr>
        <w:t>JupyterLab</w:t>
      </w:r>
      <w:r w:rsidRPr="00A5730F">
        <w:rPr>
          <w:rFonts w:cs="Times New Roman"/>
          <w:lang w:val="sr-Cyrl-BA"/>
        </w:rPr>
        <w:t xml:space="preserve">, који је сљедећа генерација </w:t>
      </w:r>
      <w:r w:rsidRPr="00BE13A5">
        <w:rPr>
          <w:rFonts w:cs="Times New Roman"/>
          <w:lang w:val="sr-Cyrl-BA"/>
        </w:rPr>
        <w:t>Jupyter</w:t>
      </w:r>
      <w:r w:rsidRPr="00A5730F">
        <w:rPr>
          <w:rFonts w:cs="Times New Roman"/>
          <w:lang w:val="sr-Cyrl-BA"/>
        </w:rPr>
        <w:t xml:space="preserve"> интерфејса и нуди проширене могућности за рад са више докумената и бољу интеграцију с другим алатима.</w:t>
      </w:r>
    </w:p>
    <w:p w14:paraId="55B4963E" w14:textId="71D735D6" w:rsidR="004243C2" w:rsidRPr="00BE13A5" w:rsidRDefault="004243C2" w:rsidP="004243C2">
      <w:pPr>
        <w:pStyle w:val="NoSpacing"/>
        <w:rPr>
          <w:rFonts w:cs="Times New Roman"/>
          <w:lang w:val="sr-Cyrl-BA"/>
        </w:rPr>
      </w:pPr>
      <w:r w:rsidRPr="00A5730F">
        <w:rPr>
          <w:rFonts w:cs="Times New Roman"/>
          <w:lang w:val="sr-Cyrl-BA"/>
        </w:rPr>
        <w:t xml:space="preserve">Због своје интерактивности и флексибилности, </w:t>
      </w:r>
      <w:r w:rsidRPr="00BE13A5">
        <w:rPr>
          <w:rFonts w:cs="Times New Roman"/>
          <w:lang w:val="sr-Cyrl-BA"/>
        </w:rPr>
        <w:t>Jupyter Notebook</w:t>
      </w:r>
      <w:r w:rsidRPr="00A5730F">
        <w:rPr>
          <w:rFonts w:cs="Times New Roman"/>
          <w:lang w:val="sr-Cyrl-BA"/>
        </w:rPr>
        <w:t xml:space="preserve"> је постао стандардни алат у областима анализе података и машинског учења. Постоји и могућност извоза </w:t>
      </w:r>
      <w:r w:rsidRPr="00BE13A5">
        <w:rPr>
          <w:rFonts w:cs="Times New Roman"/>
          <w:lang w:val="sr-Cyrl-BA"/>
        </w:rPr>
        <w:t>Notebook</w:t>
      </w:r>
      <w:r w:rsidRPr="00A5730F">
        <w:rPr>
          <w:rFonts w:cs="Times New Roman"/>
          <w:lang w:val="sr-Cyrl-BA"/>
        </w:rPr>
        <w:t xml:space="preserve"> докумената у разне формате, што олакшава дијељење и презентацију резултата.</w:t>
      </w:r>
      <w:customXmlInsRangeStart w:id="348" w:author="Nikola Karpic" w:date="2024-03-25T08:15:00Z"/>
      <w:sdt>
        <w:sdtPr>
          <w:rPr>
            <w:rFonts w:cs="Times New Roman"/>
            <w:lang w:val="sr-Cyrl-BA"/>
          </w:rPr>
          <w:id w:val="-65035937"/>
          <w:citation/>
        </w:sdtPr>
        <w:sdtContent>
          <w:customXmlInsRangeEnd w:id="348"/>
          <w:ins w:id="349" w:author="Nikola Karpic" w:date="2024-03-25T08:15:00Z">
            <w:r w:rsidR="002626A2">
              <w:rPr>
                <w:rFonts w:cs="Times New Roman"/>
                <w:lang w:val="sr-Cyrl-BA"/>
              </w:rPr>
              <w:fldChar w:fldCharType="begin"/>
            </w:r>
            <w:r w:rsidR="002626A2">
              <w:rPr>
                <w:rFonts w:cs="Times New Roman"/>
                <w:lang w:val="sr-Cyrl-BA"/>
              </w:rPr>
              <w:instrText xml:space="preserve"> CITATION Dan19 \l 7194 </w:instrText>
            </w:r>
          </w:ins>
          <w:r w:rsidR="002626A2">
            <w:rPr>
              <w:rFonts w:cs="Times New Roman"/>
              <w:lang w:val="sr-Cyrl-BA"/>
            </w:rPr>
            <w:fldChar w:fldCharType="separate"/>
          </w:r>
          <w:ins w:id="350" w:author="Nikola Karpic" w:date="2024-03-25T08:15:00Z">
            <w:r w:rsidR="002626A2">
              <w:rPr>
                <w:rFonts w:cs="Times New Roman"/>
                <w:noProof/>
                <w:lang w:val="sr-Cyrl-BA"/>
              </w:rPr>
              <w:t xml:space="preserve"> </w:t>
            </w:r>
            <w:r w:rsidR="002626A2" w:rsidRPr="002626A2">
              <w:rPr>
                <w:rFonts w:cs="Times New Roman"/>
                <w:noProof/>
                <w:lang w:val="sr-Cyrl-BA"/>
                <w:rPrChange w:id="351" w:author="Nikola Karpic" w:date="2024-03-25T08:15:00Z">
                  <w:rPr>
                    <w:rFonts w:eastAsia="Times New Roman"/>
                  </w:rPr>
                </w:rPrChange>
              </w:rPr>
              <w:t>[14]</w:t>
            </w:r>
            <w:r w:rsidR="002626A2">
              <w:rPr>
                <w:rFonts w:cs="Times New Roman"/>
                <w:lang w:val="sr-Cyrl-BA"/>
              </w:rPr>
              <w:fldChar w:fldCharType="end"/>
            </w:r>
          </w:ins>
          <w:customXmlInsRangeStart w:id="352" w:author="Nikola Karpic" w:date="2024-03-25T08:15:00Z"/>
        </w:sdtContent>
      </w:sdt>
      <w:customXmlInsRangeEnd w:id="352"/>
    </w:p>
    <w:p w14:paraId="40F30BF5" w14:textId="32CE8292" w:rsidR="004243C2" w:rsidRPr="00BE13A5" w:rsidRDefault="004243C2" w:rsidP="004243C2">
      <w:pPr>
        <w:pStyle w:val="NoSpacing"/>
        <w:spacing w:before="240"/>
        <w:ind w:firstLine="0"/>
        <w:jc w:val="center"/>
        <w:rPr>
          <w:rFonts w:cs="Times New Roman"/>
          <w:lang w:val="sr-Cyrl-BA"/>
        </w:rPr>
      </w:pPr>
      <w:r w:rsidRPr="00BE13A5">
        <w:rPr>
          <w:rFonts w:cs="Times New Roman"/>
          <w:noProof/>
          <w:lang w:val="sr-Cyrl-BA"/>
        </w:rPr>
        <w:drawing>
          <wp:inline distT="0" distB="0" distL="0" distR="0" wp14:anchorId="5A309BCD" wp14:editId="2615BACD">
            <wp:extent cx="5936615" cy="3138170"/>
            <wp:effectExtent l="0" t="0" r="6985" b="5080"/>
            <wp:docPr id="14060778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6615" cy="3138170"/>
                    </a:xfrm>
                    <a:prstGeom prst="rect">
                      <a:avLst/>
                    </a:prstGeom>
                    <a:noFill/>
                    <a:ln>
                      <a:noFill/>
                    </a:ln>
                  </pic:spPr>
                </pic:pic>
              </a:graphicData>
            </a:graphic>
          </wp:inline>
        </w:drawing>
      </w:r>
    </w:p>
    <w:p w14:paraId="01735ABE" w14:textId="462DA593" w:rsidR="004243C2" w:rsidRPr="00BE13A5" w:rsidRDefault="004243C2" w:rsidP="00BE13A5">
      <w:pPr>
        <w:pStyle w:val="NoSpacing"/>
        <w:spacing w:after="240"/>
        <w:ind w:firstLine="0"/>
        <w:jc w:val="center"/>
        <w:rPr>
          <w:rFonts w:cs="Times New Roman"/>
          <w:i/>
          <w:iCs/>
          <w:lang w:val="sr-Cyrl-BA"/>
        </w:rPr>
      </w:pPr>
      <w:r w:rsidRPr="00A5730F">
        <w:rPr>
          <w:rFonts w:cs="Times New Roman"/>
          <w:i/>
          <w:iCs/>
          <w:lang w:val="sr-Cyrl-BA"/>
        </w:rPr>
        <w:t>Слика 5.1. Изглед радног окружења</w:t>
      </w:r>
      <w:r w:rsidRPr="00BE13A5">
        <w:rPr>
          <w:rFonts w:cs="Times New Roman"/>
          <w:lang w:val="sr-Cyrl-BA"/>
        </w:rPr>
        <w:t xml:space="preserve"> </w:t>
      </w:r>
      <w:r w:rsidRPr="00A5730F">
        <w:rPr>
          <w:rFonts w:cs="Times New Roman"/>
          <w:i/>
          <w:iCs/>
          <w:lang w:val="sr-Cyrl-BA"/>
        </w:rPr>
        <w:t>Jupyter Notebook алата</w:t>
      </w:r>
    </w:p>
    <w:p w14:paraId="678EFFF2" w14:textId="1CE74543" w:rsidR="00125523" w:rsidRPr="00A5730F" w:rsidRDefault="00125523" w:rsidP="00127223">
      <w:pPr>
        <w:pStyle w:val="NoSpacing"/>
        <w:rPr>
          <w:rFonts w:cs="Times New Roman"/>
          <w:lang w:val="sr-Cyrl-BA"/>
        </w:rPr>
      </w:pPr>
      <w:r w:rsidRPr="00A5730F">
        <w:rPr>
          <w:rFonts w:cs="Times New Roman"/>
          <w:lang w:val="sr-Cyrl-BA"/>
        </w:rPr>
        <w:t xml:space="preserve">Библиотеке које су кориштене у практичном раду су: </w:t>
      </w:r>
      <w:r w:rsidRPr="00BE13A5">
        <w:rPr>
          <w:rFonts w:cs="Times New Roman"/>
          <w:b/>
          <w:bCs/>
          <w:lang w:val="sr-Cyrl-BA"/>
        </w:rPr>
        <w:t>pandas</w:t>
      </w:r>
      <w:r w:rsidRPr="00BE13A5">
        <w:rPr>
          <w:rFonts w:cs="Times New Roman"/>
          <w:lang w:val="sr-Cyrl-BA"/>
        </w:rPr>
        <w:t xml:space="preserve"> за манипулацију и анализу података</w:t>
      </w:r>
      <w:commentRangeStart w:id="353"/>
      <w:r w:rsidRPr="00BE13A5">
        <w:rPr>
          <w:rFonts w:cs="Times New Roman"/>
          <w:lang w:val="sr-Cyrl-BA"/>
        </w:rPr>
        <w:t>,</w:t>
      </w:r>
      <w:commentRangeEnd w:id="353"/>
      <w:r w:rsidRPr="00BE13A5">
        <w:rPr>
          <w:rStyle w:val="CommentReference"/>
          <w:rFonts w:cs="Times New Roman"/>
          <w:lang w:val="sr-Cyrl-BA"/>
        </w:rPr>
        <w:commentReference w:id="353"/>
      </w:r>
      <w:r w:rsidRPr="00BE13A5">
        <w:rPr>
          <w:rFonts w:cs="Times New Roman"/>
          <w:b/>
          <w:bCs/>
          <w:lang w:val="sr-Cyrl-BA"/>
        </w:rPr>
        <w:t xml:space="preserve"> numpy</w:t>
      </w:r>
      <w:r w:rsidRPr="00BE13A5">
        <w:rPr>
          <w:rFonts w:cs="Times New Roman"/>
          <w:lang w:val="sr-Cyrl-BA"/>
        </w:rPr>
        <w:t xml:space="preserve"> за математичке операције над подацима</w:t>
      </w:r>
      <w:r w:rsidRPr="00BE13A5">
        <w:rPr>
          <w:rFonts w:cs="Times New Roman"/>
          <w:b/>
          <w:bCs/>
          <w:lang w:val="sr-Cyrl-BA"/>
        </w:rPr>
        <w:t>, matplotlib.pyplot</w:t>
      </w:r>
      <w:r w:rsidRPr="00BE13A5">
        <w:rPr>
          <w:rFonts w:cs="Times New Roman"/>
          <w:lang w:val="sr-Cyrl-BA"/>
        </w:rPr>
        <w:t xml:space="preserve"> за визуализацију података</w:t>
      </w:r>
      <w:r w:rsidRPr="00BE13A5">
        <w:rPr>
          <w:rFonts w:cs="Times New Roman"/>
          <w:b/>
          <w:bCs/>
          <w:lang w:val="sr-Cyrl-BA"/>
        </w:rPr>
        <w:t>, time</w:t>
      </w:r>
      <w:r w:rsidRPr="00BE13A5">
        <w:rPr>
          <w:rFonts w:cs="Times New Roman"/>
          <w:lang w:val="sr-Cyrl-BA"/>
        </w:rPr>
        <w:t xml:space="preserve"> за мјерење времена извршавања тренирања модела</w:t>
      </w:r>
      <w:r w:rsidRPr="00BE13A5">
        <w:rPr>
          <w:rFonts w:cs="Times New Roman"/>
          <w:b/>
          <w:bCs/>
          <w:lang w:val="sr-Cyrl-BA"/>
        </w:rPr>
        <w:t>, datetime</w:t>
      </w:r>
      <w:r w:rsidRPr="00BE13A5">
        <w:rPr>
          <w:rFonts w:cs="Times New Roman"/>
          <w:lang w:val="sr-Cyrl-BA"/>
        </w:rPr>
        <w:t xml:space="preserve"> </w:t>
      </w:r>
      <w:r w:rsidRPr="00BE13A5">
        <w:rPr>
          <w:rFonts w:cs="Times New Roman"/>
          <w:lang w:val="sr-Cyrl-BA"/>
        </w:rPr>
        <w:lastRenderedPageBreak/>
        <w:t>за рад са датумима и временима</w:t>
      </w:r>
      <w:r w:rsidRPr="00BE13A5">
        <w:rPr>
          <w:rFonts w:cs="Times New Roman"/>
          <w:b/>
          <w:bCs/>
          <w:lang w:val="sr-Cyrl-BA"/>
        </w:rPr>
        <w:t>, classification_report</w:t>
      </w:r>
      <w:r w:rsidRPr="00BE13A5">
        <w:rPr>
          <w:rFonts w:cs="Times New Roman"/>
          <w:lang w:val="sr-Cyrl-BA"/>
        </w:rPr>
        <w:t xml:space="preserve"> и </w:t>
      </w:r>
      <w:r w:rsidRPr="00BE13A5">
        <w:rPr>
          <w:rFonts w:cs="Times New Roman"/>
          <w:b/>
          <w:bCs/>
          <w:lang w:val="sr-Cyrl-BA"/>
        </w:rPr>
        <w:t>confusion_matrix</w:t>
      </w:r>
      <w:r w:rsidRPr="00BE13A5">
        <w:rPr>
          <w:rFonts w:cs="Times New Roman"/>
          <w:lang w:val="sr-Cyrl-BA"/>
        </w:rPr>
        <w:t xml:space="preserve"> </w:t>
      </w:r>
      <w:r w:rsidRPr="00A5730F">
        <w:rPr>
          <w:rFonts w:cs="Times New Roman"/>
          <w:lang w:val="sr-Cyrl-BA"/>
        </w:rPr>
        <w:t xml:space="preserve">за </w:t>
      </w:r>
      <w:r w:rsidRPr="00BE13A5">
        <w:rPr>
          <w:rFonts w:cs="Times New Roman"/>
          <w:lang w:val="sr-Cyrl-BA"/>
        </w:rPr>
        <w:t>процјену перформанси модела</w:t>
      </w:r>
      <w:r w:rsidRPr="00BE13A5">
        <w:rPr>
          <w:rFonts w:cs="Times New Roman"/>
          <w:b/>
          <w:bCs/>
          <w:lang w:val="sr-Cyrl-BA"/>
        </w:rPr>
        <w:t>, train_test_split</w:t>
      </w:r>
      <w:r w:rsidRPr="00BE13A5">
        <w:rPr>
          <w:rFonts w:cs="Times New Roman"/>
          <w:lang w:val="sr-Cyrl-BA"/>
        </w:rPr>
        <w:t xml:space="preserve"> за подјелу скупа података на скупове за тренирање и тестирање</w:t>
      </w:r>
      <w:r w:rsidRPr="00BE13A5">
        <w:rPr>
          <w:rFonts w:cs="Times New Roman"/>
          <w:b/>
          <w:bCs/>
          <w:lang w:val="sr-Cyrl-BA"/>
        </w:rPr>
        <w:t>, LogisticRegression, GaussianNB, KNeighborsClassifier, DecisionTreeClassifier, RandomForestClassifier, GradientBoostingClassifier, SVC, LGBMClassifier, LGBMRegressor, KNeighborsRegressor</w:t>
      </w:r>
      <w:r w:rsidRPr="00A5730F">
        <w:rPr>
          <w:rFonts w:cs="Times New Roman"/>
          <w:lang w:val="sr-Cyrl-BA"/>
        </w:rPr>
        <w:t xml:space="preserve"> за израду модела за класификацију и регресију на основу одговарајућих алгоритама и техника машинског учења.</w:t>
      </w:r>
    </w:p>
    <w:p w14:paraId="373EE097" w14:textId="38121092" w:rsidR="00786D5F" w:rsidRPr="00BE13A5" w:rsidRDefault="00127223" w:rsidP="008E79AE">
      <w:pPr>
        <w:pStyle w:val="NoSpacing"/>
        <w:rPr>
          <w:rFonts w:cs="Times New Roman"/>
          <w:lang w:val="sr-Cyrl-BA"/>
        </w:rPr>
      </w:pPr>
      <w:r w:rsidRPr="00A5730F">
        <w:rPr>
          <w:rFonts w:cs="Times New Roman"/>
          <w:lang w:val="sr-Cyrl-BA"/>
        </w:rPr>
        <w:t>У</w:t>
      </w:r>
      <w:r w:rsidR="00B3033B" w:rsidRPr="00A5730F">
        <w:rPr>
          <w:rFonts w:cs="Times New Roman"/>
          <w:lang w:val="sr-Cyrl-BA"/>
        </w:rPr>
        <w:t xml:space="preserve"> току развоја </w:t>
      </w:r>
      <w:r w:rsidR="004B2026" w:rsidRPr="00A5730F">
        <w:rPr>
          <w:rFonts w:cs="Times New Roman"/>
          <w:lang w:val="sr-Cyrl-BA"/>
        </w:rPr>
        <w:t xml:space="preserve">рјешења </w:t>
      </w:r>
      <w:commentRangeStart w:id="354"/>
      <w:r w:rsidR="008E79AE" w:rsidRPr="00A5730F">
        <w:rPr>
          <w:rFonts w:cs="Times New Roman"/>
          <w:lang w:val="sr-Cyrl-BA"/>
        </w:rPr>
        <w:t>кориштени</w:t>
      </w:r>
      <w:r w:rsidRPr="00A5730F">
        <w:rPr>
          <w:rFonts w:cs="Times New Roman"/>
          <w:lang w:val="sr-Cyrl-BA"/>
        </w:rPr>
        <w:t xml:space="preserve"> </w:t>
      </w:r>
      <w:commentRangeEnd w:id="354"/>
      <w:r w:rsidR="00793375" w:rsidRPr="00BE13A5">
        <w:rPr>
          <w:rStyle w:val="CommentReference"/>
          <w:rFonts w:cs="Times New Roman"/>
          <w:lang w:val="sr-Cyrl-BA"/>
        </w:rPr>
        <w:commentReference w:id="354"/>
      </w:r>
      <w:r w:rsidR="000D662C" w:rsidRPr="00A5730F">
        <w:rPr>
          <w:rFonts w:cs="Times New Roman"/>
          <w:lang w:val="sr-Cyrl-BA"/>
        </w:rPr>
        <w:t xml:space="preserve">су </w:t>
      </w:r>
      <w:r w:rsidRPr="00A5730F">
        <w:rPr>
          <w:rFonts w:cs="Times New Roman"/>
          <w:lang w:val="sr-Cyrl-BA"/>
        </w:rPr>
        <w:t>сљедећ</w:t>
      </w:r>
      <w:r w:rsidR="008E79AE" w:rsidRPr="00A5730F">
        <w:rPr>
          <w:rFonts w:cs="Times New Roman"/>
          <w:lang w:val="sr-Cyrl-BA"/>
        </w:rPr>
        <w:t>и</w:t>
      </w:r>
      <w:r w:rsidRPr="00A5730F">
        <w:rPr>
          <w:rFonts w:cs="Times New Roman"/>
          <w:lang w:val="sr-Cyrl-BA"/>
        </w:rPr>
        <w:t xml:space="preserve"> параметр</w:t>
      </w:r>
      <w:r w:rsidR="008E79AE" w:rsidRPr="00A5730F">
        <w:rPr>
          <w:rFonts w:cs="Times New Roman"/>
          <w:lang w:val="sr-Cyrl-BA"/>
        </w:rPr>
        <w:t xml:space="preserve">и: </w:t>
      </w:r>
      <w:r w:rsidR="008E79AE" w:rsidRPr="00BE13A5">
        <w:rPr>
          <w:rFonts w:cs="Times New Roman"/>
          <w:b/>
          <w:bCs/>
          <w:lang w:val="sr-Cyrl-BA"/>
        </w:rPr>
        <w:t>THRESHOLD</w:t>
      </w:r>
      <w:r w:rsidR="008E79AE" w:rsidRPr="00A5730F">
        <w:rPr>
          <w:rFonts w:cs="Times New Roman"/>
          <w:lang w:val="sr-Cyrl-BA"/>
        </w:rPr>
        <w:t xml:space="preserve"> праг за прорачун тачности модела</w:t>
      </w:r>
      <w:r w:rsidR="008E79AE" w:rsidRPr="00BE13A5">
        <w:rPr>
          <w:rFonts w:cs="Times New Roman"/>
          <w:lang w:val="sr-Cyrl-BA"/>
        </w:rPr>
        <w:t xml:space="preserve"> , </w:t>
      </w:r>
      <w:r w:rsidR="008E79AE" w:rsidRPr="00BE13A5">
        <w:rPr>
          <w:rFonts w:cs="Times New Roman"/>
          <w:b/>
          <w:bCs/>
          <w:lang w:val="sr-Cyrl-BA"/>
        </w:rPr>
        <w:t>DRAW</w:t>
      </w:r>
      <w:r w:rsidR="008E79AE" w:rsidRPr="00BE13A5">
        <w:rPr>
          <w:rFonts w:cs="Times New Roman"/>
          <w:lang w:val="sr-Cyrl-BA"/>
        </w:rPr>
        <w:t xml:space="preserve"> </w:t>
      </w:r>
      <w:r w:rsidR="008E79AE" w:rsidRPr="00A5730F">
        <w:rPr>
          <w:rFonts w:cs="Times New Roman"/>
          <w:lang w:val="sr-Cyrl-BA"/>
        </w:rPr>
        <w:t>за избор да ли матрице конфузије треба да се исцртавају и</w:t>
      </w:r>
      <w:r w:rsidR="008E79AE" w:rsidRPr="00BE13A5">
        <w:rPr>
          <w:rFonts w:cs="Times New Roman"/>
          <w:lang w:val="sr-Cyrl-BA"/>
        </w:rPr>
        <w:t xml:space="preserve"> </w:t>
      </w:r>
      <w:r w:rsidR="008E79AE" w:rsidRPr="00BE13A5">
        <w:rPr>
          <w:rFonts w:cs="Times New Roman"/>
          <w:b/>
          <w:bCs/>
          <w:lang w:val="sr-Cyrl-BA"/>
        </w:rPr>
        <w:t>PRINT</w:t>
      </w:r>
      <w:r w:rsidRPr="00A5730F">
        <w:rPr>
          <w:rFonts w:cs="Times New Roman"/>
          <w:lang w:val="sr-Cyrl-BA"/>
        </w:rPr>
        <w:t xml:space="preserve"> </w:t>
      </w:r>
      <w:r w:rsidR="008E79AE" w:rsidRPr="00A5730F">
        <w:rPr>
          <w:rFonts w:cs="Times New Roman"/>
          <w:lang w:val="sr-Cyrl-BA"/>
        </w:rPr>
        <w:t>за избор да ли желимо да исписујемо параметре на стандардни излаз</w:t>
      </w:r>
      <w:r w:rsidR="00B3033B" w:rsidRPr="00A5730F">
        <w:rPr>
          <w:rFonts w:cs="Times New Roman"/>
          <w:lang w:val="sr-Cyrl-BA"/>
        </w:rPr>
        <w:t>.</w:t>
      </w:r>
    </w:p>
    <w:p w14:paraId="23CCACF2" w14:textId="6C587822" w:rsidR="0028541A" w:rsidRPr="00A5730F" w:rsidRDefault="0028541A" w:rsidP="0028541A">
      <w:pPr>
        <w:pStyle w:val="NoSpacing"/>
        <w:rPr>
          <w:rFonts w:cs="Times New Roman"/>
          <w:lang w:val="sr-Cyrl-BA"/>
        </w:rPr>
      </w:pPr>
      <w:r w:rsidRPr="00BE13A5">
        <w:rPr>
          <w:rFonts w:cs="Times New Roman"/>
          <w:lang w:val="sr-Cyrl-BA"/>
        </w:rPr>
        <w:t xml:space="preserve">Како </w:t>
      </w:r>
      <w:r w:rsidR="00125523" w:rsidRPr="00A5730F">
        <w:rPr>
          <w:rFonts w:cs="Times New Roman"/>
          <w:lang w:val="sr-Cyrl-BA"/>
        </w:rPr>
        <w:t>проблем био ријешен што јасније</w:t>
      </w:r>
      <w:r w:rsidRPr="00A5730F">
        <w:rPr>
          <w:rFonts w:cs="Times New Roman"/>
          <w:lang w:val="sr-Cyrl-BA"/>
        </w:rPr>
        <w:t>, дефинис</w:t>
      </w:r>
      <w:ins w:id="355" w:author="Aleksandar Kelec" w:date="2024-02-26T11:15:00Z">
        <w:r w:rsidR="004241F4">
          <w:rPr>
            <w:rFonts w:cs="Times New Roman"/>
            <w:lang w:val="sr-Cyrl-BA"/>
          </w:rPr>
          <w:t>а</w:t>
        </w:r>
      </w:ins>
      <w:r w:rsidR="00125523" w:rsidRPr="00A5730F">
        <w:rPr>
          <w:rFonts w:cs="Times New Roman"/>
          <w:lang w:val="sr-Cyrl-BA"/>
        </w:rPr>
        <w:t xml:space="preserve">не су три </w:t>
      </w:r>
      <w:r w:rsidRPr="00A5730F">
        <w:rPr>
          <w:rFonts w:cs="Times New Roman"/>
          <w:lang w:val="sr-Cyrl-BA"/>
        </w:rPr>
        <w:t>помоћне функције</w:t>
      </w:r>
      <w:r w:rsidR="00125523" w:rsidRPr="00A5730F">
        <w:rPr>
          <w:rFonts w:cs="Times New Roman"/>
          <w:lang w:val="sr-Cyrl-BA"/>
        </w:rPr>
        <w:t xml:space="preserve">: </w:t>
      </w:r>
      <w:r w:rsidR="00125523" w:rsidRPr="00BE13A5">
        <w:rPr>
          <w:rFonts w:cs="Times New Roman"/>
          <w:b/>
          <w:bCs/>
          <w:lang w:val="sr-Cyrl-BA"/>
        </w:rPr>
        <w:t>calculate_accuracy</w:t>
      </w:r>
      <w:r w:rsidRPr="00A5730F">
        <w:rPr>
          <w:rFonts w:cs="Times New Roman"/>
          <w:lang w:val="sr-Cyrl-BA"/>
        </w:rPr>
        <w:t xml:space="preserve"> за рачунање тачности модела</w:t>
      </w:r>
      <w:r w:rsidR="00125523" w:rsidRPr="00A5730F">
        <w:rPr>
          <w:rFonts w:cs="Times New Roman"/>
          <w:lang w:val="sr-Cyrl-BA"/>
        </w:rPr>
        <w:t xml:space="preserve">, </w:t>
      </w:r>
      <w:r w:rsidR="00125523" w:rsidRPr="00BE13A5">
        <w:rPr>
          <w:rFonts w:cs="Times New Roman"/>
          <w:b/>
          <w:bCs/>
          <w:lang w:val="sr-Cyrl-BA"/>
        </w:rPr>
        <w:t>draw_confusion_matrix</w:t>
      </w:r>
      <w:r w:rsidRPr="00A5730F">
        <w:rPr>
          <w:rFonts w:cs="Times New Roman"/>
          <w:lang w:val="sr-Cyrl-BA"/>
        </w:rPr>
        <w:t xml:space="preserve"> исцртавање матрице конфузије</w:t>
      </w:r>
      <w:r w:rsidR="00125523" w:rsidRPr="00A5730F">
        <w:rPr>
          <w:rFonts w:cs="Times New Roman"/>
          <w:lang w:val="sr-Cyrl-BA"/>
        </w:rPr>
        <w:t xml:space="preserve"> и </w:t>
      </w:r>
      <w:r w:rsidR="00125523" w:rsidRPr="00A5730F">
        <w:rPr>
          <w:rFonts w:cs="Times New Roman"/>
          <w:b/>
          <w:bCs/>
          <w:lang w:val="sr-Cyrl-BA"/>
        </w:rPr>
        <w:t>fit_and_analyse</w:t>
      </w:r>
      <w:r w:rsidRPr="00A5730F">
        <w:rPr>
          <w:rFonts w:cs="Times New Roman"/>
          <w:lang w:val="sr-Cyrl-BA"/>
        </w:rPr>
        <w:t xml:space="preserve"> за тренирање и анализу модела. </w:t>
      </w:r>
    </w:p>
    <w:p w14:paraId="5A65A019" w14:textId="21BFD88A" w:rsidR="00DF7825" w:rsidRPr="00A5730F" w:rsidRDefault="00125523" w:rsidP="00391B1B">
      <w:pPr>
        <w:pStyle w:val="Heading2"/>
        <w:numPr>
          <w:ilvl w:val="1"/>
          <w:numId w:val="1"/>
        </w:numPr>
        <w:rPr>
          <w:rFonts w:cs="Times New Roman"/>
          <w:lang w:val="sr-Cyrl-BA"/>
        </w:rPr>
      </w:pPr>
      <w:bookmarkStart w:id="356" w:name="_Toc157279299"/>
      <w:bookmarkStart w:id="357" w:name="_Toc159792294"/>
      <w:bookmarkStart w:id="358" w:name="_Toc159815854"/>
      <w:bookmarkStart w:id="359" w:name="_Toc157279300"/>
      <w:bookmarkStart w:id="360" w:name="_Toc159792295"/>
      <w:bookmarkStart w:id="361" w:name="_Toc159815855"/>
      <w:bookmarkStart w:id="362" w:name="_Toc157279301"/>
      <w:bookmarkStart w:id="363" w:name="_Toc159792296"/>
      <w:bookmarkStart w:id="364" w:name="_Toc159815856"/>
      <w:bookmarkStart w:id="365" w:name="_Toc157279302"/>
      <w:bookmarkStart w:id="366" w:name="_Toc159792297"/>
      <w:bookmarkStart w:id="367" w:name="_Toc159815857"/>
      <w:bookmarkStart w:id="368" w:name="_Toc157279303"/>
      <w:bookmarkStart w:id="369" w:name="_Toc159792298"/>
      <w:bookmarkStart w:id="370" w:name="_Toc159815858"/>
      <w:bookmarkStart w:id="371" w:name="_Toc157279304"/>
      <w:bookmarkStart w:id="372" w:name="_Toc159792299"/>
      <w:bookmarkStart w:id="373" w:name="_Toc159815859"/>
      <w:bookmarkStart w:id="374" w:name="_Toc157279305"/>
      <w:bookmarkStart w:id="375" w:name="_Toc159792300"/>
      <w:bookmarkStart w:id="376" w:name="_Toc159815860"/>
      <w:bookmarkStart w:id="377" w:name="_Toc157279306"/>
      <w:bookmarkStart w:id="378" w:name="_Toc159792301"/>
      <w:bookmarkStart w:id="379" w:name="_Toc159815861"/>
      <w:bookmarkStart w:id="380" w:name="_Toc157279307"/>
      <w:bookmarkStart w:id="381" w:name="_Toc159792302"/>
      <w:bookmarkStart w:id="382" w:name="_Toc159815862"/>
      <w:bookmarkStart w:id="383" w:name="_Toc157279308"/>
      <w:bookmarkStart w:id="384" w:name="_Toc159792303"/>
      <w:bookmarkStart w:id="385" w:name="_Toc159815863"/>
      <w:bookmarkStart w:id="386" w:name="_Toc157279309"/>
      <w:bookmarkStart w:id="387" w:name="_Toc159792304"/>
      <w:bookmarkStart w:id="388" w:name="_Toc159815864"/>
      <w:bookmarkStart w:id="389" w:name="_Toc157279310"/>
      <w:bookmarkStart w:id="390" w:name="_Toc159792305"/>
      <w:bookmarkStart w:id="391" w:name="_Toc159815865"/>
      <w:bookmarkStart w:id="392" w:name="_Toc157279311"/>
      <w:bookmarkStart w:id="393" w:name="_Toc159792306"/>
      <w:bookmarkStart w:id="394" w:name="_Toc159815866"/>
      <w:bookmarkStart w:id="395" w:name="_Toc157279312"/>
      <w:bookmarkStart w:id="396" w:name="_Toc159792307"/>
      <w:bookmarkStart w:id="397" w:name="_Toc159815867"/>
      <w:bookmarkStart w:id="398" w:name="_Toc157279313"/>
      <w:bookmarkStart w:id="399" w:name="_Toc159792308"/>
      <w:bookmarkStart w:id="400" w:name="_Toc159815868"/>
      <w:bookmarkStart w:id="401" w:name="_Toc157279314"/>
      <w:bookmarkStart w:id="402" w:name="_Toc159792309"/>
      <w:bookmarkStart w:id="403" w:name="_Toc159815869"/>
      <w:bookmarkStart w:id="404" w:name="_Toc157279315"/>
      <w:bookmarkStart w:id="405" w:name="_Toc159792310"/>
      <w:bookmarkStart w:id="406" w:name="_Toc159815870"/>
      <w:bookmarkStart w:id="407" w:name="_Toc157279316"/>
      <w:bookmarkStart w:id="408" w:name="_Toc159792311"/>
      <w:bookmarkStart w:id="409" w:name="_Toc159815871"/>
      <w:bookmarkStart w:id="410" w:name="_Toc157279317"/>
      <w:bookmarkStart w:id="411" w:name="_Toc159792312"/>
      <w:bookmarkStart w:id="412" w:name="_Toc159815872"/>
      <w:bookmarkStart w:id="413" w:name="_Toc157279318"/>
      <w:bookmarkStart w:id="414" w:name="_Toc159792313"/>
      <w:bookmarkStart w:id="415" w:name="_Toc159815873"/>
      <w:bookmarkStart w:id="416" w:name="_Toc157279319"/>
      <w:bookmarkStart w:id="417" w:name="_Toc159792314"/>
      <w:bookmarkStart w:id="418" w:name="_Toc159815874"/>
      <w:bookmarkStart w:id="419" w:name="_Toc157279320"/>
      <w:bookmarkStart w:id="420" w:name="_Toc159792315"/>
      <w:bookmarkStart w:id="421" w:name="_Toc159815875"/>
      <w:bookmarkStart w:id="422" w:name="_Toc157279321"/>
      <w:bookmarkStart w:id="423" w:name="_Toc159792316"/>
      <w:bookmarkStart w:id="424" w:name="_Toc159815876"/>
      <w:bookmarkStart w:id="425" w:name="_Toc157279322"/>
      <w:bookmarkStart w:id="426" w:name="_Toc159792317"/>
      <w:bookmarkStart w:id="427" w:name="_Toc159815877"/>
      <w:bookmarkStart w:id="428" w:name="_Toc157279323"/>
      <w:bookmarkStart w:id="429" w:name="_Toc159792318"/>
      <w:bookmarkStart w:id="430" w:name="_Toc159815878"/>
      <w:bookmarkStart w:id="431" w:name="_Toc157279324"/>
      <w:bookmarkStart w:id="432" w:name="_Toc159792319"/>
      <w:bookmarkStart w:id="433" w:name="_Toc159815879"/>
      <w:bookmarkStart w:id="434" w:name="_Toc157279325"/>
      <w:bookmarkStart w:id="435" w:name="_Toc159792320"/>
      <w:bookmarkStart w:id="436" w:name="_Toc159815880"/>
      <w:bookmarkStart w:id="437" w:name="_Toc162247190"/>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r w:rsidRPr="00A5730F">
        <w:rPr>
          <w:rFonts w:cs="Times New Roman"/>
          <w:lang w:val="sr-Cyrl-BA"/>
        </w:rPr>
        <w:t>Прикупљање и п</w:t>
      </w:r>
      <w:r w:rsidR="00C7714E" w:rsidRPr="00A5730F">
        <w:rPr>
          <w:rFonts w:cs="Times New Roman"/>
          <w:lang w:val="sr-Cyrl-BA"/>
        </w:rPr>
        <w:t>рипрема</w:t>
      </w:r>
      <w:r w:rsidR="00915149" w:rsidRPr="00A5730F">
        <w:rPr>
          <w:rFonts w:cs="Times New Roman"/>
          <w:lang w:val="sr-Cyrl-BA"/>
        </w:rPr>
        <w:t xml:space="preserve"> података</w:t>
      </w:r>
      <w:bookmarkEnd w:id="437"/>
    </w:p>
    <w:p w14:paraId="4B555D81" w14:textId="3AACF428" w:rsidR="00AE4BC1" w:rsidRPr="00BE13A5" w:rsidRDefault="00125523" w:rsidP="00BE13A5">
      <w:pPr>
        <w:pStyle w:val="NoSpacing"/>
        <w:rPr>
          <w:rFonts w:cs="Times New Roman"/>
          <w:lang w:val="sr-Cyrl-BA"/>
        </w:rPr>
      </w:pPr>
      <w:r w:rsidRPr="00BE13A5">
        <w:rPr>
          <w:rFonts w:cs="Times New Roman"/>
          <w:lang w:val="sr-Cyrl-BA"/>
        </w:rPr>
        <w:t>Скуп података је преузет са отвореног BitLab репозиторијума</w:t>
      </w:r>
      <w:sdt>
        <w:sdtPr>
          <w:rPr>
            <w:rFonts w:cs="Times New Roman"/>
            <w:lang w:val="sr-Cyrl-BA"/>
          </w:rPr>
          <w:id w:val="-1641181563"/>
          <w:citation/>
        </w:sdtPr>
        <w:sdtContent>
          <w:r w:rsidRPr="00BE13A5">
            <w:rPr>
              <w:rFonts w:cs="Times New Roman"/>
              <w:lang w:val="sr-Cyrl-BA"/>
            </w:rPr>
            <w:fldChar w:fldCharType="begin"/>
          </w:r>
          <w:r w:rsidRPr="00BE13A5">
            <w:rPr>
              <w:rFonts w:cs="Times New Roman"/>
              <w:lang w:val="sr-Cyrl-BA"/>
            </w:rPr>
            <w:instrText xml:space="preserve"> CITATION Boc18 \l 6170 </w:instrText>
          </w:r>
          <w:r w:rsidRPr="00BE13A5">
            <w:rPr>
              <w:rFonts w:cs="Times New Roman"/>
              <w:lang w:val="sr-Cyrl-BA"/>
            </w:rPr>
            <w:fldChar w:fldCharType="separate"/>
          </w:r>
          <w:r w:rsidR="00A927A8">
            <w:rPr>
              <w:rFonts w:cs="Times New Roman"/>
              <w:noProof/>
              <w:lang w:val="sr-Cyrl-BA"/>
            </w:rPr>
            <w:t xml:space="preserve"> </w:t>
          </w:r>
          <w:r w:rsidR="00A927A8" w:rsidRPr="00A927A8">
            <w:rPr>
              <w:rFonts w:cs="Times New Roman"/>
              <w:noProof/>
              <w:lang w:val="sr-Cyrl-BA"/>
            </w:rPr>
            <w:t>[15]</w:t>
          </w:r>
          <w:r w:rsidRPr="00BE13A5">
            <w:rPr>
              <w:rFonts w:cs="Times New Roman"/>
              <w:lang w:val="sr-Cyrl-BA"/>
            </w:rPr>
            <w:fldChar w:fldCharType="end"/>
          </w:r>
        </w:sdtContent>
      </w:sdt>
      <w:r w:rsidRPr="00BE13A5">
        <w:rPr>
          <w:rFonts w:cs="Times New Roman"/>
          <w:lang w:val="sr-Cyrl-BA"/>
        </w:rPr>
        <w:t xml:space="preserve"> у CSV формату.</w:t>
      </w:r>
      <w:r w:rsidRPr="00A5730F">
        <w:rPr>
          <w:rFonts w:cs="Times New Roman"/>
          <w:lang w:val="sr-Cyrl-BA"/>
        </w:rPr>
        <w:t xml:space="preserve"> Колоне које садржи скуп података су: </w:t>
      </w:r>
      <w:r w:rsidRPr="00A844B1">
        <w:rPr>
          <w:rFonts w:cs="Times New Roman"/>
          <w:i/>
          <w:lang w:val="sr-Cyrl-BA"/>
          <w:rPrChange w:id="438" w:author="Aleksandar Kelec" w:date="2024-02-26T11:16:00Z">
            <w:rPr>
              <w:rFonts w:cs="Times New Roman"/>
              <w:lang w:val="sr-Cyrl-BA"/>
            </w:rPr>
          </w:rPrChange>
        </w:rPr>
        <w:t>name</w:t>
      </w:r>
      <w:r w:rsidR="00AE356F" w:rsidRPr="00A5730F">
        <w:rPr>
          <w:rFonts w:cs="Times New Roman"/>
          <w:lang w:val="sr-Cyrl-BA"/>
        </w:rPr>
        <w:t xml:space="preserve"> - име</w:t>
      </w:r>
      <w:r w:rsidRPr="00BE13A5">
        <w:rPr>
          <w:rFonts w:cs="Times New Roman"/>
          <w:lang w:val="sr-Cyrl-BA"/>
        </w:rPr>
        <w:t xml:space="preserve">, </w:t>
      </w:r>
      <w:r w:rsidRPr="00A844B1">
        <w:rPr>
          <w:rFonts w:cs="Times New Roman"/>
          <w:i/>
          <w:lang w:val="sr-Cyrl-BA"/>
          <w:rPrChange w:id="439" w:author="Aleksandar Kelec" w:date="2024-02-26T11:16:00Z">
            <w:rPr>
              <w:rFonts w:cs="Times New Roman"/>
              <w:lang w:val="sr-Cyrl-BA"/>
            </w:rPr>
          </w:rPrChange>
        </w:rPr>
        <w:t>time</w:t>
      </w:r>
      <w:r w:rsidR="00AE356F" w:rsidRPr="00A5730F">
        <w:rPr>
          <w:rFonts w:cs="Times New Roman"/>
          <w:lang w:val="sr-Cyrl-BA"/>
        </w:rPr>
        <w:t xml:space="preserve"> - вријеме</w:t>
      </w:r>
      <w:r w:rsidRPr="00BE13A5">
        <w:rPr>
          <w:rFonts w:cs="Times New Roman"/>
          <w:lang w:val="sr-Cyrl-BA"/>
        </w:rPr>
        <w:t xml:space="preserve">, </w:t>
      </w:r>
      <w:r w:rsidRPr="00A844B1">
        <w:rPr>
          <w:rFonts w:cs="Times New Roman"/>
          <w:i/>
          <w:lang w:val="sr-Cyrl-BA"/>
          <w:rPrChange w:id="440" w:author="Aleksandar Kelec" w:date="2024-02-26T11:16:00Z">
            <w:rPr>
              <w:rFonts w:cs="Times New Roman"/>
              <w:lang w:val="sr-Cyrl-BA"/>
            </w:rPr>
          </w:rPrChange>
        </w:rPr>
        <w:t>app_id</w:t>
      </w:r>
      <w:r w:rsidR="00AE356F" w:rsidRPr="00A5730F">
        <w:rPr>
          <w:rFonts w:cs="Times New Roman"/>
          <w:lang w:val="sr-Cyrl-BA"/>
        </w:rPr>
        <w:t xml:space="preserve"> – идентификатор апликације</w:t>
      </w:r>
      <w:r w:rsidRPr="00BE13A5">
        <w:rPr>
          <w:rFonts w:cs="Times New Roman"/>
          <w:lang w:val="sr-Cyrl-BA"/>
        </w:rPr>
        <w:t xml:space="preserve">, </w:t>
      </w:r>
      <w:r w:rsidRPr="00A844B1">
        <w:rPr>
          <w:rFonts w:cs="Times New Roman"/>
          <w:i/>
          <w:lang w:val="sr-Cyrl-BA"/>
          <w:rPrChange w:id="441" w:author="Aleksandar Kelec" w:date="2024-02-26T11:16:00Z">
            <w:rPr>
              <w:rFonts w:cs="Times New Roman"/>
              <w:lang w:val="sr-Cyrl-BA"/>
            </w:rPr>
          </w:rPrChange>
        </w:rPr>
        <w:t>battery</w:t>
      </w:r>
      <w:r w:rsidR="00AE356F" w:rsidRPr="00A5730F">
        <w:rPr>
          <w:rFonts w:cs="Times New Roman"/>
          <w:lang w:val="sr-Cyrl-BA"/>
        </w:rPr>
        <w:t xml:space="preserve"> – ниво батерије уређаја</w:t>
      </w:r>
      <w:r w:rsidRPr="00BE13A5">
        <w:rPr>
          <w:rFonts w:cs="Times New Roman"/>
          <w:lang w:val="sr-Cyrl-BA"/>
        </w:rPr>
        <w:t>, co2</w:t>
      </w:r>
      <w:r w:rsidR="00AE356F" w:rsidRPr="00A5730F">
        <w:rPr>
          <w:rFonts w:cs="Times New Roman"/>
          <w:lang w:val="sr-Cyrl-BA"/>
        </w:rPr>
        <w:t xml:space="preserve"> – ниво угљендиоксида у просторији</w:t>
      </w:r>
      <w:r w:rsidRPr="00BE13A5">
        <w:rPr>
          <w:rFonts w:cs="Times New Roman"/>
          <w:lang w:val="sr-Cyrl-BA"/>
        </w:rPr>
        <w:t xml:space="preserve">, </w:t>
      </w:r>
      <w:r w:rsidRPr="00A844B1">
        <w:rPr>
          <w:rFonts w:cs="Times New Roman"/>
          <w:i/>
          <w:lang w:val="sr-Cyrl-BA"/>
          <w:rPrChange w:id="442" w:author="Aleksandar Kelec" w:date="2024-02-26T11:16:00Z">
            <w:rPr>
              <w:rFonts w:cs="Times New Roman"/>
              <w:lang w:val="sr-Cyrl-BA"/>
            </w:rPr>
          </w:rPrChange>
        </w:rPr>
        <w:t>dev_id</w:t>
      </w:r>
      <w:r w:rsidR="00AE356F" w:rsidRPr="00A5730F">
        <w:rPr>
          <w:rFonts w:cs="Times New Roman"/>
          <w:lang w:val="sr-Cyrl-BA"/>
        </w:rPr>
        <w:t xml:space="preserve"> – идентификатор уређаја</w:t>
      </w:r>
      <w:r w:rsidRPr="00BE13A5">
        <w:rPr>
          <w:rFonts w:cs="Times New Roman"/>
          <w:lang w:val="sr-Cyrl-BA"/>
        </w:rPr>
        <w:t xml:space="preserve">, </w:t>
      </w:r>
      <w:r w:rsidRPr="00A844B1">
        <w:rPr>
          <w:rFonts w:cs="Times New Roman"/>
          <w:i/>
          <w:lang w:val="sr-Cyrl-BA"/>
          <w:rPrChange w:id="443" w:author="Aleksandar Kelec" w:date="2024-02-26T11:16:00Z">
            <w:rPr>
              <w:rFonts w:cs="Times New Roman"/>
              <w:lang w:val="sr-Cyrl-BA"/>
            </w:rPr>
          </w:rPrChange>
        </w:rPr>
        <w:t>hardware_serial</w:t>
      </w:r>
      <w:r w:rsidR="00AE356F" w:rsidRPr="00A5730F">
        <w:rPr>
          <w:rFonts w:cs="Times New Roman"/>
          <w:lang w:val="sr-Cyrl-BA"/>
        </w:rPr>
        <w:t xml:space="preserve"> – серијски број уређаја</w:t>
      </w:r>
      <w:r w:rsidRPr="00BE13A5">
        <w:rPr>
          <w:rFonts w:cs="Times New Roman"/>
          <w:lang w:val="sr-Cyrl-BA"/>
        </w:rPr>
        <w:t xml:space="preserve">, </w:t>
      </w:r>
      <w:r w:rsidRPr="00A844B1">
        <w:rPr>
          <w:rFonts w:cs="Times New Roman"/>
          <w:i/>
          <w:lang w:val="sr-Cyrl-BA"/>
          <w:rPrChange w:id="444" w:author="Aleksandar Kelec" w:date="2024-02-26T11:16:00Z">
            <w:rPr>
              <w:rFonts w:cs="Times New Roman"/>
              <w:lang w:val="sr-Cyrl-BA"/>
            </w:rPr>
          </w:rPrChange>
        </w:rPr>
        <w:t>humidity</w:t>
      </w:r>
      <w:r w:rsidR="00AE356F" w:rsidRPr="00A5730F">
        <w:rPr>
          <w:rFonts w:cs="Times New Roman"/>
          <w:lang w:val="sr-Cyrl-BA"/>
        </w:rPr>
        <w:t xml:space="preserve"> – влажност ваздуха</w:t>
      </w:r>
      <w:r w:rsidRPr="00BE13A5">
        <w:rPr>
          <w:rFonts w:cs="Times New Roman"/>
          <w:lang w:val="sr-Cyrl-BA"/>
        </w:rPr>
        <w:t xml:space="preserve">, </w:t>
      </w:r>
      <w:r w:rsidRPr="00A844B1">
        <w:rPr>
          <w:rFonts w:cs="Times New Roman"/>
          <w:i/>
          <w:lang w:val="sr-Cyrl-BA"/>
          <w:rPrChange w:id="445" w:author="Aleksandar Kelec" w:date="2024-02-26T11:16:00Z">
            <w:rPr>
              <w:rFonts w:cs="Times New Roman"/>
              <w:lang w:val="sr-Cyrl-BA"/>
            </w:rPr>
          </w:rPrChange>
        </w:rPr>
        <w:t>light</w:t>
      </w:r>
      <w:r w:rsidR="00AE356F" w:rsidRPr="00A5730F">
        <w:rPr>
          <w:rFonts w:cs="Times New Roman"/>
          <w:lang w:val="sr-Cyrl-BA"/>
        </w:rPr>
        <w:t xml:space="preserve"> – освијетљеност просторије</w:t>
      </w:r>
      <w:r w:rsidRPr="00BE13A5">
        <w:rPr>
          <w:rFonts w:cs="Times New Roman"/>
          <w:lang w:val="sr-Cyrl-BA"/>
        </w:rPr>
        <w:t>,</w:t>
      </w:r>
      <w:r w:rsidRPr="00A844B1">
        <w:rPr>
          <w:rFonts w:cs="Times New Roman"/>
          <w:i/>
          <w:lang w:val="sr-Cyrl-BA"/>
          <w:rPrChange w:id="446" w:author="Aleksandar Kelec" w:date="2024-02-26T11:16:00Z">
            <w:rPr>
              <w:rFonts w:cs="Times New Roman"/>
              <w:lang w:val="sr-Cyrl-BA"/>
            </w:rPr>
          </w:rPrChange>
        </w:rPr>
        <w:t xml:space="preserve"> motion</w:t>
      </w:r>
      <w:r w:rsidR="00AE356F" w:rsidRPr="00A844B1">
        <w:rPr>
          <w:rFonts w:cs="Times New Roman"/>
          <w:i/>
          <w:lang w:val="sr-Cyrl-BA"/>
          <w:rPrChange w:id="447" w:author="Aleksandar Kelec" w:date="2024-02-26T11:16:00Z">
            <w:rPr>
              <w:rFonts w:cs="Times New Roman"/>
              <w:lang w:val="sr-Cyrl-BA"/>
            </w:rPr>
          </w:rPrChange>
        </w:rPr>
        <w:t xml:space="preserve"> </w:t>
      </w:r>
      <w:r w:rsidR="00AE356F" w:rsidRPr="00A5730F">
        <w:rPr>
          <w:rFonts w:cs="Times New Roman"/>
          <w:lang w:val="sr-Cyrl-BA"/>
        </w:rPr>
        <w:t>– количина помјерања у просторији</w:t>
      </w:r>
      <w:r w:rsidRPr="00BE13A5">
        <w:rPr>
          <w:rFonts w:cs="Times New Roman"/>
          <w:lang w:val="sr-Cyrl-BA"/>
        </w:rPr>
        <w:t xml:space="preserve">, </w:t>
      </w:r>
      <w:r w:rsidRPr="00A844B1">
        <w:rPr>
          <w:rFonts w:cs="Times New Roman"/>
          <w:i/>
          <w:lang w:val="sr-Cyrl-BA"/>
          <w:rPrChange w:id="448" w:author="Aleksandar Kelec" w:date="2024-02-26T11:16:00Z">
            <w:rPr>
              <w:rFonts w:cs="Times New Roman"/>
              <w:lang w:val="sr-Cyrl-BA"/>
            </w:rPr>
          </w:rPrChange>
        </w:rPr>
        <w:t>person_count</w:t>
      </w:r>
      <w:r w:rsidR="00AE356F" w:rsidRPr="00A5730F">
        <w:rPr>
          <w:rFonts w:cs="Times New Roman"/>
          <w:lang w:val="sr-Cyrl-BA"/>
        </w:rPr>
        <w:t xml:space="preserve"> </w:t>
      </w:r>
      <w:bookmarkStart w:id="449" w:name="_Hlk159792427"/>
      <w:r w:rsidR="00AE356F" w:rsidRPr="00A5730F">
        <w:rPr>
          <w:rFonts w:cs="Times New Roman"/>
          <w:lang w:val="sr-Cyrl-BA"/>
        </w:rPr>
        <w:t>–</w:t>
      </w:r>
      <w:bookmarkEnd w:id="449"/>
      <w:r w:rsidR="00AE356F" w:rsidRPr="00A5730F">
        <w:rPr>
          <w:rFonts w:cs="Times New Roman"/>
          <w:lang w:val="sr-Cyrl-BA"/>
        </w:rPr>
        <w:t xml:space="preserve"> број особа у просторији</w:t>
      </w:r>
      <w:r w:rsidRPr="00BE13A5">
        <w:rPr>
          <w:rFonts w:cs="Times New Roman"/>
          <w:lang w:val="sr-Cyrl-BA"/>
        </w:rPr>
        <w:t xml:space="preserve">, </w:t>
      </w:r>
      <w:r w:rsidRPr="00A844B1">
        <w:rPr>
          <w:rFonts w:cs="Times New Roman"/>
          <w:i/>
          <w:lang w:val="sr-Cyrl-BA"/>
          <w:rPrChange w:id="450" w:author="Aleksandar Kelec" w:date="2024-02-26T11:16:00Z">
            <w:rPr>
              <w:rFonts w:cs="Times New Roman"/>
              <w:lang w:val="sr-Cyrl-BA"/>
            </w:rPr>
          </w:rPrChange>
        </w:rPr>
        <w:t>temperature</w:t>
      </w:r>
      <w:r w:rsidR="000D662C" w:rsidRPr="00A5730F">
        <w:rPr>
          <w:rFonts w:cs="Times New Roman"/>
          <w:lang w:val="sr-Cyrl-BA"/>
        </w:rPr>
        <w:t xml:space="preserve"> – </w:t>
      </w:r>
      <w:r w:rsidR="00AE356F" w:rsidRPr="00A5730F">
        <w:rPr>
          <w:rFonts w:cs="Times New Roman"/>
          <w:lang w:val="sr-Cyrl-BA"/>
        </w:rPr>
        <w:t>температура у просторији</w:t>
      </w:r>
      <w:r w:rsidRPr="00BE13A5">
        <w:rPr>
          <w:rFonts w:cs="Times New Roman"/>
          <w:lang w:val="sr-Cyrl-BA"/>
        </w:rPr>
        <w:t xml:space="preserve"> </w:t>
      </w:r>
      <w:r w:rsidRPr="00A5730F">
        <w:rPr>
          <w:rFonts w:cs="Times New Roman"/>
          <w:lang w:val="sr-Cyrl-BA"/>
        </w:rPr>
        <w:t>и</w:t>
      </w:r>
      <w:r w:rsidRPr="00BE13A5">
        <w:rPr>
          <w:rFonts w:cs="Times New Roman"/>
          <w:lang w:val="sr-Cyrl-BA"/>
        </w:rPr>
        <w:t xml:space="preserve"> </w:t>
      </w:r>
      <w:r w:rsidRPr="00A844B1">
        <w:rPr>
          <w:rFonts w:cs="Times New Roman"/>
          <w:i/>
          <w:lang w:val="sr-Cyrl-BA"/>
          <w:rPrChange w:id="451" w:author="Aleksandar Kelec" w:date="2024-02-26T11:16:00Z">
            <w:rPr>
              <w:rFonts w:cs="Times New Roman"/>
              <w:lang w:val="sr-Cyrl-BA"/>
            </w:rPr>
          </w:rPrChange>
        </w:rPr>
        <w:t>time_device</w:t>
      </w:r>
      <w:r w:rsidR="00AE356F" w:rsidRPr="00A5730F">
        <w:rPr>
          <w:rFonts w:cs="Times New Roman"/>
          <w:lang w:val="sr-Cyrl-BA"/>
        </w:rPr>
        <w:t xml:space="preserve"> – вријеме/датум</w:t>
      </w:r>
      <w:r w:rsidRPr="00BE13A5">
        <w:rPr>
          <w:rFonts w:cs="Times New Roman"/>
          <w:lang w:val="sr-Cyrl-BA"/>
        </w:rPr>
        <w:t>.</w:t>
      </w:r>
      <w:r w:rsidRPr="00A5730F">
        <w:rPr>
          <w:rFonts w:cs="Times New Roman"/>
          <w:lang w:val="sr-Cyrl-BA"/>
        </w:rPr>
        <w:t xml:space="preserve"> </w:t>
      </w:r>
      <w:r w:rsidR="00AE356F" w:rsidRPr="00BE13A5">
        <w:rPr>
          <w:rFonts w:cs="Times New Roman"/>
          <w:lang w:val="sr-Cyrl-BA"/>
        </w:rPr>
        <w:t>Изабрано је сљедећих седам колона које ће бити кориштене за тренирање модела</w:t>
      </w:r>
      <w:r w:rsidR="00377B5F" w:rsidRPr="00BE13A5">
        <w:rPr>
          <w:rFonts w:cs="Times New Roman"/>
          <w:lang w:val="sr-Cyrl-BA"/>
        </w:rPr>
        <w:t xml:space="preserve">: </w:t>
      </w:r>
      <w:r w:rsidR="00377B5F" w:rsidRPr="00BE13A5">
        <w:rPr>
          <w:rFonts w:cs="Times New Roman"/>
          <w:b/>
          <w:bCs/>
          <w:lang w:val="sr-Cyrl-BA"/>
        </w:rPr>
        <w:t>co2</w:t>
      </w:r>
      <w:r w:rsidR="00377B5F" w:rsidRPr="00BE13A5">
        <w:rPr>
          <w:rFonts w:cs="Times New Roman"/>
          <w:lang w:val="sr-Cyrl-BA"/>
        </w:rPr>
        <w:t xml:space="preserve">, </w:t>
      </w:r>
      <w:r w:rsidR="00377B5F" w:rsidRPr="00BE13A5">
        <w:rPr>
          <w:rFonts w:cs="Times New Roman"/>
          <w:b/>
          <w:bCs/>
          <w:lang w:val="sr-Cyrl-BA"/>
        </w:rPr>
        <w:t>humidity</w:t>
      </w:r>
      <w:r w:rsidR="00377B5F" w:rsidRPr="00BE13A5">
        <w:rPr>
          <w:rFonts w:cs="Times New Roman"/>
          <w:lang w:val="sr-Cyrl-BA"/>
        </w:rPr>
        <w:t xml:space="preserve">, </w:t>
      </w:r>
      <w:r w:rsidR="00377B5F" w:rsidRPr="00BE13A5">
        <w:rPr>
          <w:rFonts w:cs="Times New Roman"/>
          <w:b/>
          <w:bCs/>
          <w:lang w:val="sr-Cyrl-BA"/>
        </w:rPr>
        <w:t>light</w:t>
      </w:r>
      <w:r w:rsidR="00377B5F" w:rsidRPr="00BE13A5">
        <w:rPr>
          <w:rFonts w:cs="Times New Roman"/>
          <w:lang w:val="sr-Cyrl-BA"/>
        </w:rPr>
        <w:t xml:space="preserve">, </w:t>
      </w:r>
      <w:r w:rsidR="00377B5F" w:rsidRPr="00BE13A5">
        <w:rPr>
          <w:rFonts w:cs="Times New Roman"/>
          <w:b/>
          <w:bCs/>
          <w:lang w:val="sr-Cyrl-BA"/>
        </w:rPr>
        <w:t>motion</w:t>
      </w:r>
      <w:r w:rsidR="00377B5F" w:rsidRPr="00BE13A5">
        <w:rPr>
          <w:rFonts w:cs="Times New Roman"/>
          <w:lang w:val="sr-Cyrl-BA"/>
        </w:rPr>
        <w:t xml:space="preserve">, </w:t>
      </w:r>
      <w:r w:rsidR="00377B5F" w:rsidRPr="00BE13A5">
        <w:rPr>
          <w:rFonts w:cs="Times New Roman"/>
          <w:b/>
          <w:bCs/>
          <w:lang w:val="sr-Cyrl-BA"/>
        </w:rPr>
        <w:t>person_count</w:t>
      </w:r>
      <w:r w:rsidR="00377B5F" w:rsidRPr="00BE13A5">
        <w:rPr>
          <w:rFonts w:cs="Times New Roman"/>
          <w:lang w:val="sr-Cyrl-BA"/>
        </w:rPr>
        <w:t xml:space="preserve">, </w:t>
      </w:r>
      <w:r w:rsidR="00377B5F" w:rsidRPr="00BE13A5">
        <w:rPr>
          <w:rFonts w:cs="Times New Roman"/>
          <w:b/>
          <w:bCs/>
          <w:lang w:val="sr-Cyrl-BA"/>
        </w:rPr>
        <w:t>temperature</w:t>
      </w:r>
      <w:r w:rsidR="00377B5F" w:rsidRPr="00BE13A5">
        <w:rPr>
          <w:rFonts w:cs="Times New Roman"/>
          <w:lang w:val="sr-Cyrl-BA"/>
        </w:rPr>
        <w:t xml:space="preserve"> и </w:t>
      </w:r>
      <w:r w:rsidR="00377B5F" w:rsidRPr="00BE13A5">
        <w:rPr>
          <w:rFonts w:cs="Times New Roman"/>
          <w:b/>
          <w:bCs/>
          <w:lang w:val="sr-Cyrl-BA"/>
        </w:rPr>
        <w:t>time_device</w:t>
      </w:r>
      <w:r w:rsidR="00AE356F" w:rsidRPr="00BE13A5">
        <w:rPr>
          <w:rFonts w:cs="Times New Roman"/>
          <w:lang w:val="sr-Cyrl-BA"/>
        </w:rPr>
        <w:t xml:space="preserve"> док су остале одбачене због тога што број особа у просторији не би требао имати никакав утицај на њихове вриједности.</w:t>
      </w:r>
    </w:p>
    <w:p w14:paraId="0C159B23" w14:textId="65E1FF8C" w:rsidR="004B2026" w:rsidRPr="00BE13A5" w:rsidRDefault="000D662C" w:rsidP="00BE13A5">
      <w:pPr>
        <w:pStyle w:val="NoSpacing"/>
        <w:rPr>
          <w:rFonts w:cs="Times New Roman"/>
          <w:lang w:val="sr-Cyrl-BA"/>
        </w:rPr>
      </w:pPr>
      <w:r w:rsidRPr="00A5730F">
        <w:rPr>
          <w:rFonts w:cs="Times New Roman"/>
          <w:lang w:val="sr-Cyrl-BA"/>
        </w:rPr>
        <w:t>О</w:t>
      </w:r>
      <w:r w:rsidR="00377B5F" w:rsidRPr="00BE13A5">
        <w:rPr>
          <w:rFonts w:cs="Times New Roman"/>
          <w:lang w:val="sr-Cyrl-BA"/>
        </w:rPr>
        <w:t>сновн</w:t>
      </w:r>
      <w:r w:rsidR="00391B1B" w:rsidRPr="00BE13A5">
        <w:rPr>
          <w:rFonts w:cs="Times New Roman"/>
          <w:lang w:val="sr-Cyrl-BA"/>
        </w:rPr>
        <w:t>е</w:t>
      </w:r>
      <w:r w:rsidR="00377B5F" w:rsidRPr="00BE13A5">
        <w:rPr>
          <w:rFonts w:cs="Times New Roman"/>
          <w:lang w:val="sr-Cyrl-BA"/>
        </w:rPr>
        <w:t xml:space="preserve"> статистичк</w:t>
      </w:r>
      <w:r w:rsidR="00391B1B" w:rsidRPr="00BE13A5">
        <w:rPr>
          <w:rFonts w:cs="Times New Roman"/>
          <w:lang w:val="sr-Cyrl-BA"/>
        </w:rPr>
        <w:t>е</w:t>
      </w:r>
      <w:r w:rsidR="00377B5F" w:rsidRPr="00BE13A5">
        <w:rPr>
          <w:rFonts w:cs="Times New Roman"/>
          <w:lang w:val="sr-Cyrl-BA"/>
        </w:rPr>
        <w:t xml:space="preserve"> мјер</w:t>
      </w:r>
      <w:r w:rsidR="00391B1B" w:rsidRPr="00BE13A5">
        <w:rPr>
          <w:rFonts w:cs="Times New Roman"/>
          <w:lang w:val="sr-Cyrl-BA"/>
        </w:rPr>
        <w:t>е</w:t>
      </w:r>
      <w:r w:rsidR="00377B5F" w:rsidRPr="00BE13A5">
        <w:rPr>
          <w:rFonts w:cs="Times New Roman"/>
          <w:lang w:val="sr-Cyrl-BA"/>
        </w:rPr>
        <w:t xml:space="preserve"> (број, средњ</w:t>
      </w:r>
      <w:r w:rsidR="00391B1B" w:rsidRPr="00BE13A5">
        <w:rPr>
          <w:rFonts w:cs="Times New Roman"/>
          <w:lang w:val="sr-Cyrl-BA"/>
        </w:rPr>
        <w:t>е</w:t>
      </w:r>
      <w:r w:rsidR="00377B5F" w:rsidRPr="00BE13A5">
        <w:rPr>
          <w:rFonts w:cs="Times New Roman"/>
          <w:lang w:val="sr-Cyrl-BA"/>
        </w:rPr>
        <w:t xml:space="preserve"> вриједност</w:t>
      </w:r>
      <w:r w:rsidR="00381B21" w:rsidRPr="00BE13A5">
        <w:rPr>
          <w:rFonts w:cs="Times New Roman"/>
          <w:lang w:val="sr-Cyrl-BA"/>
        </w:rPr>
        <w:t>и</w:t>
      </w:r>
      <w:r w:rsidR="00377B5F" w:rsidRPr="00BE13A5">
        <w:rPr>
          <w:rFonts w:cs="Times New Roman"/>
          <w:lang w:val="sr-Cyrl-BA"/>
        </w:rPr>
        <w:t>, стандардн</w:t>
      </w:r>
      <w:ins w:id="452" w:author="Aleksandar Kelec" w:date="2024-02-26T11:17:00Z">
        <w:r w:rsidR="00A953C1">
          <w:rPr>
            <w:rFonts w:cs="Times New Roman"/>
            <w:lang w:val="sr-Cyrl-BA"/>
          </w:rPr>
          <w:t>а</w:t>
        </w:r>
      </w:ins>
      <w:del w:id="453" w:author="Aleksandar Kelec" w:date="2024-02-26T11:17:00Z">
        <w:r w:rsidR="00381B21" w:rsidRPr="00BE13A5" w:rsidDel="00A953C1">
          <w:rPr>
            <w:rFonts w:cs="Times New Roman"/>
            <w:lang w:val="sr-Cyrl-BA"/>
          </w:rPr>
          <w:delText>у</w:delText>
        </w:r>
      </w:del>
      <w:r w:rsidR="00377B5F" w:rsidRPr="00BE13A5">
        <w:rPr>
          <w:rFonts w:cs="Times New Roman"/>
          <w:lang w:val="sr-Cyrl-BA"/>
        </w:rPr>
        <w:t xml:space="preserve"> девијациј</w:t>
      </w:r>
      <w:ins w:id="454" w:author="Aleksandar Kelec" w:date="2024-02-26T11:17:00Z">
        <w:r w:rsidR="00A953C1">
          <w:rPr>
            <w:rFonts w:cs="Times New Roman"/>
            <w:lang w:val="sr-Cyrl-BA"/>
          </w:rPr>
          <w:t>а</w:t>
        </w:r>
      </w:ins>
      <w:del w:id="455" w:author="Aleksandar Kelec" w:date="2024-02-26T11:17:00Z">
        <w:r w:rsidR="00381B21" w:rsidRPr="00BE13A5" w:rsidDel="00A953C1">
          <w:rPr>
            <w:rFonts w:cs="Times New Roman"/>
            <w:lang w:val="sr-Cyrl-BA"/>
          </w:rPr>
          <w:delText>у</w:delText>
        </w:r>
      </w:del>
      <w:r w:rsidR="00377B5F" w:rsidRPr="00BE13A5">
        <w:rPr>
          <w:rFonts w:cs="Times New Roman"/>
          <w:lang w:val="sr-Cyrl-BA"/>
        </w:rPr>
        <w:t>, минимум, максимум, квартил</w:t>
      </w:r>
      <w:r w:rsidR="00381B21" w:rsidRPr="00BE13A5">
        <w:rPr>
          <w:rFonts w:cs="Times New Roman"/>
          <w:lang w:val="sr-Cyrl-BA"/>
        </w:rPr>
        <w:t>е</w:t>
      </w:r>
      <w:r w:rsidR="00377B5F" w:rsidRPr="00BE13A5">
        <w:rPr>
          <w:rFonts w:cs="Times New Roman"/>
          <w:lang w:val="sr-Cyrl-BA"/>
        </w:rPr>
        <w:t xml:space="preserve">) </w:t>
      </w:r>
      <w:r w:rsidRPr="00A5730F">
        <w:rPr>
          <w:rFonts w:cs="Times New Roman"/>
          <w:lang w:val="sr-Cyrl-BA"/>
        </w:rPr>
        <w:t xml:space="preserve">су израчунате </w:t>
      </w:r>
      <w:r w:rsidR="00377B5F" w:rsidRPr="00BE13A5">
        <w:rPr>
          <w:rFonts w:cs="Times New Roman"/>
          <w:lang w:val="sr-Cyrl-BA"/>
        </w:rPr>
        <w:t>за сваку колону у скупу изабраних података</w:t>
      </w:r>
      <w:r w:rsidRPr="00A5730F">
        <w:rPr>
          <w:rFonts w:cs="Times New Roman"/>
          <w:lang w:val="sr-Cyrl-BA"/>
        </w:rPr>
        <w:t xml:space="preserve">. Исписан је </w:t>
      </w:r>
      <w:r w:rsidR="00377B5F" w:rsidRPr="00BE13A5">
        <w:rPr>
          <w:rFonts w:cs="Times New Roman"/>
          <w:lang w:val="sr-Cyrl-BA"/>
        </w:rPr>
        <w:t>облик (димензије) изабраног скупа података</w:t>
      </w:r>
      <w:r w:rsidRPr="00A5730F">
        <w:rPr>
          <w:rFonts w:cs="Times New Roman"/>
          <w:lang w:val="sr-Cyrl-BA"/>
        </w:rPr>
        <w:t xml:space="preserve">. Уклоњени су сви редови који имају </w:t>
      </w:r>
      <w:r w:rsidR="00007813" w:rsidRPr="00BE13A5">
        <w:rPr>
          <w:rFonts w:cs="Times New Roman"/>
          <w:b/>
          <w:bCs/>
          <w:lang w:val="sr-Cyrl-BA"/>
        </w:rPr>
        <w:t>null</w:t>
      </w:r>
      <w:r w:rsidR="00007813" w:rsidRPr="00BE13A5">
        <w:rPr>
          <w:rFonts w:cs="Times New Roman"/>
          <w:lang w:val="sr-Cyrl-BA"/>
        </w:rPr>
        <w:t xml:space="preserve"> вриједности</w:t>
      </w:r>
      <w:r w:rsidRPr="00A5730F">
        <w:rPr>
          <w:rFonts w:cs="Times New Roman"/>
          <w:lang w:val="sr-Cyrl-BA"/>
        </w:rPr>
        <w:t>. Уклоњени су сви</w:t>
      </w:r>
      <w:r w:rsidR="00007813" w:rsidRPr="00BE13A5">
        <w:rPr>
          <w:rFonts w:cs="Times New Roman"/>
          <w:lang w:val="sr-Cyrl-BA"/>
        </w:rPr>
        <w:t xml:space="preserve"> редов</w:t>
      </w:r>
      <w:ins w:id="456" w:author="Aleksandar Kelec" w:date="2024-02-26T11:17:00Z">
        <w:r w:rsidR="00904D95">
          <w:rPr>
            <w:rFonts w:cs="Times New Roman"/>
            <w:lang w:val="sr-Cyrl-BA"/>
          </w:rPr>
          <w:t>и</w:t>
        </w:r>
      </w:ins>
      <w:del w:id="457" w:author="Aleksandar Kelec" w:date="2024-02-26T11:17:00Z">
        <w:r w:rsidR="00007813" w:rsidRPr="00BE13A5" w:rsidDel="00904D95">
          <w:rPr>
            <w:rFonts w:cs="Times New Roman"/>
            <w:lang w:val="sr-Cyrl-BA"/>
          </w:rPr>
          <w:delText>е</w:delText>
        </w:r>
      </w:del>
      <w:r w:rsidR="00007813" w:rsidRPr="00BE13A5">
        <w:rPr>
          <w:rFonts w:cs="Times New Roman"/>
          <w:lang w:val="sr-Cyrl-BA"/>
        </w:rPr>
        <w:t xml:space="preserve"> у којима је </w:t>
      </w:r>
      <w:r w:rsidR="00101F3B" w:rsidRPr="00A5730F">
        <w:rPr>
          <w:rFonts w:cs="Times New Roman"/>
          <w:lang w:val="sr-Cyrl-BA"/>
        </w:rPr>
        <w:t>број особа у просторији мањи од нула.</w:t>
      </w:r>
    </w:p>
    <w:p w14:paraId="7F763995" w14:textId="6B8B92CE" w:rsidR="00381B21" w:rsidRPr="00A5730F" w:rsidRDefault="00007813" w:rsidP="00BD4375">
      <w:pPr>
        <w:pStyle w:val="NoSpacing"/>
        <w:rPr>
          <w:rFonts w:cs="Times New Roman"/>
          <w:lang w:val="sr-Cyrl-BA"/>
        </w:rPr>
      </w:pPr>
      <w:r w:rsidRPr="00BE13A5">
        <w:rPr>
          <w:rFonts w:cs="Times New Roman"/>
          <w:lang w:val="sr-Cyrl-BA"/>
        </w:rPr>
        <w:t>Пошто датум и вријеме нису у одговарајућем формату,</w:t>
      </w:r>
      <w:del w:id="458" w:author="Aleksandar Kelec" w:date="2024-02-26T11:17:00Z">
        <w:r w:rsidRPr="00BE13A5" w:rsidDel="00D86E96">
          <w:rPr>
            <w:rFonts w:cs="Times New Roman"/>
            <w:lang w:val="sr-Cyrl-BA"/>
          </w:rPr>
          <w:delText xml:space="preserve"> </w:delText>
        </w:r>
      </w:del>
      <w:r w:rsidRPr="00BE13A5">
        <w:rPr>
          <w:rFonts w:cs="Times New Roman"/>
          <w:lang w:val="sr-Cyrl-BA"/>
        </w:rPr>
        <w:t xml:space="preserve"> </w:t>
      </w:r>
      <w:r w:rsidR="00BD4375" w:rsidRPr="00A5730F">
        <w:rPr>
          <w:rFonts w:cs="Times New Roman"/>
          <w:lang w:val="sr-Cyrl-BA"/>
        </w:rPr>
        <w:t>дефинисан</w:t>
      </w:r>
      <w:ins w:id="459" w:author="Aleksandar Kelec" w:date="2024-02-26T11:18:00Z">
        <w:r w:rsidR="005B172C">
          <w:rPr>
            <w:rFonts w:cs="Times New Roman"/>
            <w:lang w:val="sr-Cyrl-BA"/>
          </w:rPr>
          <w:t>е</w:t>
        </w:r>
      </w:ins>
      <w:del w:id="460" w:author="Aleksandar Kelec" w:date="2024-02-26T11:18:00Z">
        <w:r w:rsidR="00BD4375" w:rsidRPr="00A5730F" w:rsidDel="005B172C">
          <w:rPr>
            <w:rFonts w:cs="Times New Roman"/>
            <w:lang w:val="sr-Cyrl-BA"/>
          </w:rPr>
          <w:delText>а</w:delText>
        </w:r>
      </w:del>
      <w:r w:rsidR="00BD4375" w:rsidRPr="00A5730F">
        <w:rPr>
          <w:rFonts w:cs="Times New Roman"/>
          <w:lang w:val="sr-Cyrl-BA"/>
        </w:rPr>
        <w:t xml:space="preserve"> </w:t>
      </w:r>
      <w:ins w:id="461" w:author="Aleksandar Kelec" w:date="2024-02-26T11:18:00Z">
        <w:r w:rsidR="005B172C">
          <w:rPr>
            <w:rFonts w:cs="Times New Roman"/>
            <w:lang w:val="sr-Cyrl-BA"/>
          </w:rPr>
          <w:t>су</w:t>
        </w:r>
      </w:ins>
      <w:del w:id="462" w:author="Aleksandar Kelec" w:date="2024-02-26T11:18:00Z">
        <w:r w:rsidR="00BD4375" w:rsidRPr="00A5730F" w:rsidDel="005B172C">
          <w:rPr>
            <w:rFonts w:cs="Times New Roman"/>
            <w:lang w:val="sr-Cyrl-BA"/>
          </w:rPr>
          <w:delText>је</w:delText>
        </w:r>
      </w:del>
      <w:r w:rsidR="00BD4375" w:rsidRPr="00BE13A5">
        <w:rPr>
          <w:rFonts w:cs="Times New Roman"/>
          <w:lang w:val="sr-Cyrl-BA"/>
        </w:rPr>
        <w:t xml:space="preserve"> </w:t>
      </w:r>
      <w:ins w:id="463" w:author="Aleksandar Kelec" w:date="2024-02-26T11:18:00Z">
        <w:r w:rsidR="005B172C" w:rsidRPr="00BE13A5">
          <w:rPr>
            <w:rFonts w:cs="Times New Roman"/>
            <w:lang w:val="sr-Cyrl-BA"/>
          </w:rPr>
          <w:t>функциј</w:t>
        </w:r>
        <w:r w:rsidR="005B172C" w:rsidRPr="00A5730F">
          <w:rPr>
            <w:rFonts w:cs="Times New Roman"/>
            <w:lang w:val="sr-Cyrl-BA"/>
          </w:rPr>
          <w:t>e</w:t>
        </w:r>
        <w:r w:rsidR="005B172C" w:rsidRPr="00BE13A5">
          <w:rPr>
            <w:rFonts w:cs="Times New Roman"/>
            <w:lang w:val="sr-Cyrl-BA"/>
          </w:rPr>
          <w:t xml:space="preserve"> </w:t>
        </w:r>
      </w:ins>
      <w:r w:rsidR="00DC0BB9" w:rsidRPr="00BE13A5">
        <w:rPr>
          <w:rFonts w:cs="Times New Roman"/>
          <w:b/>
          <w:bCs/>
          <w:lang w:val="sr-Cyrl-BA"/>
        </w:rPr>
        <w:t>convert_month</w:t>
      </w:r>
      <w:r w:rsidR="00C804A5" w:rsidRPr="00BE13A5">
        <w:rPr>
          <w:rFonts w:cs="Times New Roman"/>
          <w:b/>
          <w:bCs/>
          <w:lang w:val="sr-Cyrl-BA"/>
        </w:rPr>
        <w:t>, convert_day, convert_hour</w:t>
      </w:r>
      <w:ins w:id="464" w:author="Aleksandar Kelec" w:date="2024-02-26T11:18:00Z">
        <w:r w:rsidR="005B172C" w:rsidRPr="005B172C">
          <w:rPr>
            <w:rFonts w:cs="Times New Roman"/>
            <w:bCs/>
            <w:lang w:val="sr-Cyrl-BA"/>
            <w:rPrChange w:id="465" w:author="Aleksandar Kelec" w:date="2024-02-26T11:18:00Z">
              <w:rPr>
                <w:rFonts w:cs="Times New Roman"/>
                <w:b/>
                <w:bCs/>
                <w:lang w:val="sr-Cyrl-BA"/>
              </w:rPr>
            </w:rPrChange>
          </w:rPr>
          <w:t>,</w:t>
        </w:r>
      </w:ins>
      <w:r w:rsidR="00DC0BB9" w:rsidRPr="00BE13A5">
        <w:rPr>
          <w:rFonts w:cs="Times New Roman"/>
          <w:lang w:val="sr-Cyrl-BA"/>
        </w:rPr>
        <w:t xml:space="preserve"> </w:t>
      </w:r>
      <w:del w:id="466" w:author="Aleksandar Kelec" w:date="2024-02-26T11:18:00Z">
        <w:r w:rsidR="00BD4375" w:rsidRPr="00BE13A5" w:rsidDel="005B172C">
          <w:rPr>
            <w:rFonts w:cs="Times New Roman"/>
            <w:lang w:val="sr-Cyrl-BA"/>
          </w:rPr>
          <w:delText>функциј</w:delText>
        </w:r>
        <w:r w:rsidR="00C804A5" w:rsidRPr="00A5730F" w:rsidDel="005B172C">
          <w:rPr>
            <w:rFonts w:cs="Times New Roman"/>
            <w:lang w:val="sr-Cyrl-BA"/>
          </w:rPr>
          <w:delText>e</w:delText>
        </w:r>
        <w:r w:rsidR="00BD4375" w:rsidRPr="00BE13A5" w:rsidDel="005B172C">
          <w:rPr>
            <w:rFonts w:cs="Times New Roman"/>
            <w:lang w:val="sr-Cyrl-BA"/>
          </w:rPr>
          <w:delText xml:space="preserve"> </w:delText>
        </w:r>
      </w:del>
      <w:r w:rsidR="00377B5F" w:rsidRPr="00BE13A5">
        <w:rPr>
          <w:rFonts w:cs="Times New Roman"/>
          <w:lang w:val="sr-Cyrl-BA"/>
        </w:rPr>
        <w:t>како би се претвори</w:t>
      </w:r>
      <w:r w:rsidRPr="00BE13A5">
        <w:rPr>
          <w:rFonts w:cs="Times New Roman"/>
          <w:lang w:val="sr-Cyrl-BA"/>
        </w:rPr>
        <w:t>ла колона</w:t>
      </w:r>
      <w:r w:rsidR="00377B5F" w:rsidRPr="00BE13A5">
        <w:rPr>
          <w:rFonts w:cs="Times New Roman"/>
          <w:lang w:val="sr-Cyrl-BA"/>
        </w:rPr>
        <w:t xml:space="preserve"> time_device из </w:t>
      </w:r>
      <w:r w:rsidRPr="00BE13A5">
        <w:rPr>
          <w:rFonts w:cs="Times New Roman"/>
          <w:lang w:val="sr-Cyrl-BA"/>
        </w:rPr>
        <w:t>низа знакова</w:t>
      </w:r>
      <w:r w:rsidR="00377B5F" w:rsidRPr="00BE13A5">
        <w:rPr>
          <w:rFonts w:cs="Times New Roman"/>
          <w:lang w:val="sr-Cyrl-BA"/>
        </w:rPr>
        <w:t xml:space="preserve"> у формат</w:t>
      </w:r>
      <w:del w:id="467" w:author="Aleksandar Kelec" w:date="2024-02-26T11:18:00Z">
        <w:r w:rsidR="00C804A5" w:rsidRPr="00BE13A5" w:rsidDel="00E702F8">
          <w:rPr>
            <w:rFonts w:cs="Times New Roman"/>
            <w:lang w:val="sr-Cyrl-BA"/>
          </w:rPr>
          <w:delText>e</w:delText>
        </w:r>
      </w:del>
      <w:r w:rsidR="00377B5F" w:rsidRPr="00BE13A5">
        <w:rPr>
          <w:rFonts w:cs="Times New Roman"/>
          <w:lang w:val="sr-Cyrl-BA"/>
        </w:rPr>
        <w:t xml:space="preserve"> </w:t>
      </w:r>
      <w:r w:rsidR="00DC0BB9" w:rsidRPr="00A5730F">
        <w:rPr>
          <w:rFonts w:cs="Times New Roman"/>
          <w:lang w:val="sr-Cyrl-BA"/>
        </w:rPr>
        <w:t>мјесец</w:t>
      </w:r>
      <w:r w:rsidR="00C804A5" w:rsidRPr="00A5730F">
        <w:rPr>
          <w:rFonts w:cs="Times New Roman"/>
          <w:lang w:val="sr-Cyrl-BA"/>
        </w:rPr>
        <w:t xml:space="preserve">, дан и </w:t>
      </w:r>
      <w:r w:rsidR="00DC0BB9" w:rsidRPr="00A5730F">
        <w:rPr>
          <w:rFonts w:cs="Times New Roman"/>
          <w:lang w:val="sr-Cyrl-BA"/>
        </w:rPr>
        <w:t>сат, пошто подаци о години</w:t>
      </w:r>
      <w:ins w:id="468" w:author="Aleksandar Kelec" w:date="2024-02-26T11:18:00Z">
        <w:r w:rsidR="00DA2D9A">
          <w:rPr>
            <w:rFonts w:cs="Times New Roman"/>
            <w:lang w:val="sr-Cyrl-BA"/>
          </w:rPr>
          <w:t>,</w:t>
        </w:r>
      </w:ins>
      <w:del w:id="469" w:author="Aleksandar Kelec" w:date="2024-02-26T11:18:00Z">
        <w:r w:rsidR="00DC0BB9" w:rsidRPr="00A5730F" w:rsidDel="00DA2D9A">
          <w:rPr>
            <w:rFonts w:cs="Times New Roman"/>
            <w:lang w:val="sr-Cyrl-BA"/>
          </w:rPr>
          <w:delText xml:space="preserve"> и о</w:delText>
        </w:r>
      </w:del>
      <w:r w:rsidR="00DC0BB9" w:rsidRPr="00A5730F">
        <w:rPr>
          <w:rFonts w:cs="Times New Roman"/>
          <w:lang w:val="sr-Cyrl-BA"/>
        </w:rPr>
        <w:t xml:space="preserve"> минутама и секундама нису од великог значаја за процјену броја особа у просторији</w:t>
      </w:r>
      <w:r w:rsidR="00BD4375" w:rsidRPr="00A5730F">
        <w:rPr>
          <w:rFonts w:cs="Times New Roman"/>
          <w:lang w:val="sr-Cyrl-BA"/>
        </w:rPr>
        <w:t xml:space="preserve">. Функција је извршена једном над </w:t>
      </w:r>
      <w:del w:id="470" w:author="Aleksandar Kelec" w:date="2024-02-26T11:18:00Z">
        <w:r w:rsidRPr="00BE13A5" w:rsidDel="00E702F8">
          <w:rPr>
            <w:rFonts w:cs="Times New Roman"/>
            <w:lang w:val="sr-Cyrl-BA"/>
          </w:rPr>
          <w:delText xml:space="preserve">над </w:delText>
        </w:r>
      </w:del>
      <w:r w:rsidRPr="00BE13A5">
        <w:rPr>
          <w:rFonts w:cs="Times New Roman"/>
          <w:lang w:val="sr-Cyrl-BA"/>
        </w:rPr>
        <w:t>скупом података и нове вриједн</w:t>
      </w:r>
      <w:ins w:id="471" w:author="Aleksandar Kelec" w:date="2024-02-26T11:18:00Z">
        <w:r w:rsidR="00E702F8">
          <w:rPr>
            <w:rFonts w:cs="Times New Roman"/>
            <w:lang w:val="sr-Cyrl-BA"/>
          </w:rPr>
          <w:t>о</w:t>
        </w:r>
      </w:ins>
      <w:r w:rsidRPr="00BE13A5">
        <w:rPr>
          <w:rFonts w:cs="Times New Roman"/>
          <w:lang w:val="sr-Cyrl-BA"/>
        </w:rPr>
        <w:t>сти датума и времена</w:t>
      </w:r>
      <w:r w:rsidR="00377B5F" w:rsidRPr="00BE13A5">
        <w:rPr>
          <w:rFonts w:cs="Times New Roman"/>
          <w:lang w:val="sr-Cyrl-BA"/>
        </w:rPr>
        <w:t xml:space="preserve"> </w:t>
      </w:r>
      <w:r w:rsidR="00BD4375" w:rsidRPr="00A5730F">
        <w:rPr>
          <w:rFonts w:cs="Times New Roman"/>
          <w:lang w:val="sr-Cyrl-BA"/>
        </w:rPr>
        <w:t xml:space="preserve">су спремљене </w:t>
      </w:r>
      <w:r w:rsidR="00377B5F" w:rsidRPr="00BE13A5">
        <w:rPr>
          <w:rFonts w:cs="Times New Roman"/>
          <w:lang w:val="sr-Cyrl-BA"/>
        </w:rPr>
        <w:t xml:space="preserve">у </w:t>
      </w:r>
      <w:r w:rsidR="00C804A5" w:rsidRPr="00BE13A5">
        <w:rPr>
          <w:rFonts w:cs="Times New Roman"/>
          <w:lang w:val="sr-Cyrl-BA"/>
        </w:rPr>
        <w:t>нов</w:t>
      </w:r>
      <w:r w:rsidR="00C804A5" w:rsidRPr="00A5730F">
        <w:rPr>
          <w:rFonts w:cs="Times New Roman"/>
          <w:lang w:val="sr-Cyrl-BA"/>
        </w:rPr>
        <w:t>е</w:t>
      </w:r>
      <w:r w:rsidR="00C804A5" w:rsidRPr="00BE13A5">
        <w:rPr>
          <w:rFonts w:cs="Times New Roman"/>
          <w:lang w:val="sr-Cyrl-BA"/>
        </w:rPr>
        <w:t xml:space="preserve"> колон</w:t>
      </w:r>
      <w:r w:rsidR="00C804A5" w:rsidRPr="00A5730F">
        <w:rPr>
          <w:rFonts w:cs="Times New Roman"/>
          <w:lang w:val="sr-Cyrl-BA"/>
        </w:rPr>
        <w:t>е</w:t>
      </w:r>
      <w:r w:rsidR="00C804A5" w:rsidRPr="00BE13A5">
        <w:rPr>
          <w:rFonts w:cs="Times New Roman"/>
          <w:lang w:val="sr-Cyrl-BA"/>
        </w:rPr>
        <w:t xml:space="preserve"> </w:t>
      </w:r>
      <w:r w:rsidR="00DC0BB9" w:rsidRPr="00BE13A5">
        <w:rPr>
          <w:rFonts w:cs="Times New Roman"/>
          <w:b/>
          <w:bCs/>
          <w:lang w:val="sr-Cyrl-BA"/>
        </w:rPr>
        <w:t>month</w:t>
      </w:r>
      <w:r w:rsidR="00C804A5" w:rsidRPr="00200172">
        <w:rPr>
          <w:rFonts w:cs="Times New Roman"/>
          <w:bCs/>
          <w:lang w:val="sr-Cyrl-BA"/>
          <w:rPrChange w:id="472" w:author="Aleksandar Kelec" w:date="2024-02-26T11:19:00Z">
            <w:rPr>
              <w:rFonts w:cs="Times New Roman"/>
              <w:b/>
              <w:bCs/>
              <w:lang w:val="sr-Cyrl-BA"/>
            </w:rPr>
          </w:rPrChange>
        </w:rPr>
        <w:t>,</w:t>
      </w:r>
      <w:r w:rsidR="00C804A5" w:rsidRPr="00A5730F">
        <w:rPr>
          <w:rFonts w:cs="Times New Roman"/>
          <w:b/>
          <w:bCs/>
          <w:lang w:val="sr-Cyrl-BA"/>
        </w:rPr>
        <w:t xml:space="preserve"> </w:t>
      </w:r>
      <w:r w:rsidR="00DC0BB9" w:rsidRPr="00BE13A5">
        <w:rPr>
          <w:rFonts w:cs="Times New Roman"/>
          <w:b/>
          <w:bCs/>
          <w:lang w:val="sr-Cyrl-BA"/>
        </w:rPr>
        <w:t>day</w:t>
      </w:r>
      <w:r w:rsidR="00C804A5" w:rsidRPr="00A5730F">
        <w:rPr>
          <w:rFonts w:cs="Times New Roman"/>
          <w:b/>
          <w:bCs/>
          <w:lang w:val="sr-Cyrl-BA"/>
        </w:rPr>
        <w:t xml:space="preserve"> и </w:t>
      </w:r>
      <w:r w:rsidR="00DC0BB9" w:rsidRPr="00BE13A5">
        <w:rPr>
          <w:rFonts w:cs="Times New Roman"/>
          <w:b/>
          <w:bCs/>
          <w:lang w:val="sr-Cyrl-BA"/>
        </w:rPr>
        <w:t>hour</w:t>
      </w:r>
      <w:r w:rsidR="0020162E" w:rsidRPr="00BE13A5">
        <w:rPr>
          <w:rFonts w:cs="Times New Roman"/>
          <w:lang w:val="sr-Cyrl-BA"/>
        </w:rPr>
        <w:t xml:space="preserve">. </w:t>
      </w:r>
    </w:p>
    <w:p w14:paraId="754B3C54" w14:textId="74B15B77" w:rsidR="00811ABC" w:rsidRPr="00BE13A5" w:rsidRDefault="00B4548C" w:rsidP="00811ABC">
      <w:pPr>
        <w:pStyle w:val="NoSpacing"/>
        <w:rPr>
          <w:rFonts w:cs="Times New Roman"/>
          <w:lang w:val="sr-Cyrl-BA"/>
        </w:rPr>
      </w:pPr>
      <w:r w:rsidRPr="00BE13A5">
        <w:rPr>
          <w:rFonts w:cs="Times New Roman"/>
          <w:lang w:val="sr-Cyrl-BA"/>
        </w:rPr>
        <w:t xml:space="preserve">Након овога, </w:t>
      </w:r>
      <w:r w:rsidR="00BD4375" w:rsidRPr="00A5730F">
        <w:rPr>
          <w:rFonts w:cs="Times New Roman"/>
          <w:lang w:val="sr-Cyrl-BA"/>
        </w:rPr>
        <w:t>може се израчунати</w:t>
      </w:r>
      <w:r w:rsidRPr="00BE13A5">
        <w:rPr>
          <w:rFonts w:cs="Times New Roman"/>
          <w:lang w:val="sr-Cyrl-BA"/>
        </w:rPr>
        <w:t xml:space="preserve"> и </w:t>
      </w:r>
      <w:r w:rsidR="00BD4375" w:rsidRPr="00A5730F">
        <w:rPr>
          <w:rFonts w:cs="Times New Roman"/>
          <w:lang w:val="sr-Cyrl-BA"/>
        </w:rPr>
        <w:t>приказати</w:t>
      </w:r>
      <w:r w:rsidR="00BD4375" w:rsidRPr="00BE13A5">
        <w:rPr>
          <w:rFonts w:cs="Times New Roman"/>
          <w:lang w:val="sr-Cyrl-BA"/>
        </w:rPr>
        <w:t xml:space="preserve"> </w:t>
      </w:r>
      <w:r w:rsidRPr="00BE13A5">
        <w:rPr>
          <w:rFonts w:cs="Times New Roman"/>
          <w:lang w:val="sr-Cyrl-BA"/>
        </w:rPr>
        <w:t xml:space="preserve">и </w:t>
      </w:r>
      <w:r w:rsidR="00BD4375" w:rsidRPr="00BE13A5">
        <w:rPr>
          <w:rFonts w:cs="Times New Roman"/>
          <w:lang w:val="sr-Cyrl-BA"/>
        </w:rPr>
        <w:t>матриц</w:t>
      </w:r>
      <w:r w:rsidR="00BD4375" w:rsidRPr="00A5730F">
        <w:rPr>
          <w:rFonts w:cs="Times New Roman"/>
          <w:lang w:val="sr-Cyrl-BA"/>
        </w:rPr>
        <w:t>а</w:t>
      </w:r>
      <w:r w:rsidR="00BD4375" w:rsidRPr="00BE13A5">
        <w:rPr>
          <w:rFonts w:cs="Times New Roman"/>
          <w:lang w:val="sr-Cyrl-BA"/>
        </w:rPr>
        <w:t xml:space="preserve"> </w:t>
      </w:r>
      <w:r w:rsidRPr="00BE13A5">
        <w:rPr>
          <w:rFonts w:cs="Times New Roman"/>
          <w:lang w:val="sr-Cyrl-BA"/>
        </w:rPr>
        <w:t>распршености скупа података</w:t>
      </w:r>
      <w:ins w:id="473" w:author="Nikola Karpic" w:date="2024-03-18T21:14:00Z">
        <w:r w:rsidR="006C60BA">
          <w:rPr>
            <w:rFonts w:cs="Times New Roman"/>
            <w:lang w:val="sr-Cyrl-BA"/>
          </w:rPr>
          <w:t>, која је приказана на слици 5.2</w:t>
        </w:r>
      </w:ins>
      <w:del w:id="474" w:author="Nikola Karpic" w:date="2024-03-18T21:14:00Z">
        <w:r w:rsidRPr="00BE13A5" w:rsidDel="006C60BA">
          <w:rPr>
            <w:rFonts w:cs="Times New Roman"/>
            <w:lang w:val="sr-Cyrl-BA"/>
          </w:rPr>
          <w:delText>.</w:delText>
        </w:r>
        <w:r w:rsidR="00811ABC" w:rsidRPr="00BE13A5" w:rsidDel="006C60BA">
          <w:rPr>
            <w:rFonts w:cs="Times New Roman"/>
            <w:lang w:val="sr-Cyrl-BA"/>
          </w:rPr>
          <w:delText xml:space="preserve"> </w:delText>
        </w:r>
      </w:del>
      <w:r w:rsidR="00811ABC" w:rsidRPr="00BE13A5">
        <w:rPr>
          <w:rFonts w:cs="Times New Roman"/>
          <w:lang w:val="sr-Cyrl-BA"/>
        </w:rPr>
        <w:t>Овај графикон омогућава визу</w:t>
      </w:r>
      <w:r w:rsidR="00381B21" w:rsidRPr="00BE13A5">
        <w:rPr>
          <w:rFonts w:cs="Times New Roman"/>
          <w:lang w:val="sr-Cyrl-BA"/>
        </w:rPr>
        <w:t>е</w:t>
      </w:r>
      <w:r w:rsidR="00811ABC" w:rsidRPr="00BE13A5">
        <w:rPr>
          <w:rFonts w:cs="Times New Roman"/>
          <w:lang w:val="sr-Cyrl-BA"/>
        </w:rPr>
        <w:t>лно поређење дистрибуција између атрибута, као и идентификацију евентуалних зависности или образаца међу атрибутима у скупу података.</w:t>
      </w:r>
    </w:p>
    <w:p w14:paraId="561CF5E7" w14:textId="77777777" w:rsidR="004243C2" w:rsidRPr="00BE13A5" w:rsidRDefault="004243C2">
      <w:pPr>
        <w:rPr>
          <w:rFonts w:ascii="Times New Roman" w:hAnsi="Times New Roman" w:cs="Times New Roman"/>
          <w:sz w:val="24"/>
          <w:lang w:val="sr-Cyrl-BA"/>
        </w:rPr>
      </w:pPr>
      <w:r w:rsidRPr="00BE13A5">
        <w:rPr>
          <w:rFonts w:ascii="Times New Roman" w:hAnsi="Times New Roman" w:cs="Times New Roman"/>
          <w:lang w:val="sr-Cyrl-BA"/>
        </w:rPr>
        <w:br w:type="page"/>
      </w:r>
    </w:p>
    <w:p w14:paraId="10D608E4" w14:textId="4B0B9E3D" w:rsidR="00381B21" w:rsidRPr="00BE13A5" w:rsidRDefault="00811ABC" w:rsidP="00065AB1">
      <w:pPr>
        <w:pStyle w:val="NoSpacing"/>
        <w:rPr>
          <w:rFonts w:cs="Times New Roman"/>
          <w:sz w:val="28"/>
          <w:szCs w:val="32"/>
          <w:lang w:val="sr-Cyrl-BA"/>
        </w:rPr>
      </w:pPr>
      <w:r w:rsidRPr="00BE13A5">
        <w:rPr>
          <w:rFonts w:cs="Times New Roman"/>
          <w:lang w:val="sr-Cyrl-BA"/>
        </w:rPr>
        <w:lastRenderedPageBreak/>
        <w:t xml:space="preserve">Пошто нема смисла да </w:t>
      </w:r>
      <w:r w:rsidR="006F1FC9" w:rsidRPr="00A5730F">
        <w:rPr>
          <w:rFonts w:cs="Times New Roman"/>
          <w:lang w:val="sr-Cyrl-BA"/>
        </w:rPr>
        <w:t>се ра</w:t>
      </w:r>
      <w:r w:rsidR="00F27739">
        <w:rPr>
          <w:rFonts w:cs="Times New Roman"/>
          <w:lang w:val="sr-Cyrl-BA"/>
        </w:rPr>
        <w:t>ч</w:t>
      </w:r>
      <w:r w:rsidR="006F1FC9" w:rsidRPr="00A5730F">
        <w:rPr>
          <w:rFonts w:cs="Times New Roman"/>
          <w:lang w:val="sr-Cyrl-BA"/>
        </w:rPr>
        <w:t xml:space="preserve">уна </w:t>
      </w:r>
      <w:r w:rsidRPr="00BE13A5">
        <w:rPr>
          <w:rFonts w:cs="Times New Roman"/>
          <w:lang w:val="sr-Cyrl-BA"/>
        </w:rPr>
        <w:t>корелациј</w:t>
      </w:r>
      <w:r w:rsidR="006F1FC9" w:rsidRPr="00A5730F">
        <w:rPr>
          <w:rFonts w:cs="Times New Roman"/>
          <w:lang w:val="sr-Cyrl-BA"/>
        </w:rPr>
        <w:t>а</w:t>
      </w:r>
      <w:r w:rsidRPr="00BE13A5">
        <w:rPr>
          <w:rFonts w:cs="Times New Roman"/>
          <w:lang w:val="sr-Cyrl-BA"/>
        </w:rPr>
        <w:t xml:space="preserve"> колоне према самој себи, на главној</w:t>
      </w:r>
      <w:r w:rsidR="00C804A5" w:rsidRPr="00A5730F">
        <w:rPr>
          <w:rFonts w:cs="Times New Roman"/>
          <w:lang w:val="sr-Cyrl-BA"/>
        </w:rPr>
        <w:t xml:space="preserve"> дијагонали</w:t>
      </w:r>
      <w:r w:rsidRPr="00BE13A5">
        <w:rPr>
          <w:rFonts w:cs="Times New Roman"/>
          <w:lang w:val="sr-Cyrl-BA"/>
        </w:rPr>
        <w:t xml:space="preserve"> </w:t>
      </w:r>
      <w:r w:rsidR="006F1FC9" w:rsidRPr="00A5730F">
        <w:rPr>
          <w:rFonts w:cs="Times New Roman"/>
          <w:lang w:val="sr-Cyrl-BA"/>
        </w:rPr>
        <w:t>је</w:t>
      </w:r>
      <w:r w:rsidRPr="00BE13A5">
        <w:rPr>
          <w:rFonts w:cs="Times New Roman"/>
          <w:lang w:val="sr-Cyrl-BA"/>
        </w:rPr>
        <w:t xml:space="preserve"> кри</w:t>
      </w:r>
      <w:del w:id="475" w:author="Aleksandar Kelec" w:date="2024-02-26T11:19:00Z">
        <w:r w:rsidRPr="00BE13A5" w:rsidDel="00362F6C">
          <w:rPr>
            <w:rFonts w:cs="Times New Roman"/>
            <w:lang w:val="sr-Cyrl-BA"/>
          </w:rPr>
          <w:delText>у</w:delText>
        </w:r>
      </w:del>
      <w:r w:rsidRPr="00BE13A5">
        <w:rPr>
          <w:rFonts w:cs="Times New Roman"/>
          <w:lang w:val="sr-Cyrl-BA"/>
        </w:rPr>
        <w:t>вуљ</w:t>
      </w:r>
      <w:r w:rsidR="006F1FC9" w:rsidRPr="00A5730F">
        <w:rPr>
          <w:rFonts w:cs="Times New Roman"/>
          <w:lang w:val="sr-Cyrl-BA"/>
        </w:rPr>
        <w:t>а</w:t>
      </w:r>
      <w:r w:rsidRPr="00BE13A5">
        <w:rPr>
          <w:rFonts w:cs="Times New Roman"/>
          <w:lang w:val="sr-Cyrl-BA"/>
        </w:rPr>
        <w:t xml:space="preserve"> дистрибуције података за поједине колоне, чија висина и облик показују густоћу расподјеле података, што може бити корисно за разумијевање карактеристика података. </w:t>
      </w:r>
    </w:p>
    <w:p w14:paraId="23FF8215" w14:textId="17C2771C" w:rsidR="0028541A" w:rsidRPr="00BE13A5" w:rsidRDefault="00DC0BB9" w:rsidP="00BE13A5">
      <w:pPr>
        <w:spacing w:before="240"/>
        <w:jc w:val="center"/>
        <w:rPr>
          <w:rFonts w:ascii="Times New Roman" w:hAnsi="Times New Roman" w:cs="Times New Roman"/>
          <w:lang w:val="sr-Cyrl-BA"/>
        </w:rPr>
      </w:pPr>
      <w:r w:rsidRPr="00BE13A5">
        <w:rPr>
          <w:lang w:val="sr-Cyrl-BA"/>
        </w:rPr>
        <w:t xml:space="preserve"> </w:t>
      </w:r>
      <w:r w:rsidR="000C4025" w:rsidRPr="00BE13A5">
        <w:rPr>
          <w:noProof/>
          <w:lang w:val="sr-Cyrl-BA"/>
        </w:rPr>
        <w:drawing>
          <wp:inline distT="0" distB="0" distL="0" distR="0" wp14:anchorId="2409710B" wp14:editId="0AFD5775">
            <wp:extent cx="5292436" cy="5258009"/>
            <wp:effectExtent l="0" t="0" r="3810" b="0"/>
            <wp:docPr id="15040082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4356" cy="5259917"/>
                    </a:xfrm>
                    <a:prstGeom prst="rect">
                      <a:avLst/>
                    </a:prstGeom>
                    <a:noFill/>
                    <a:ln>
                      <a:noFill/>
                    </a:ln>
                  </pic:spPr>
                </pic:pic>
              </a:graphicData>
            </a:graphic>
          </wp:inline>
        </w:drawing>
      </w:r>
    </w:p>
    <w:p w14:paraId="771D1DC5" w14:textId="5E34650E" w:rsidR="00065AB1" w:rsidRPr="00BE13A5" w:rsidRDefault="004F379B" w:rsidP="00BE13A5">
      <w:pPr>
        <w:pStyle w:val="NoSpacing"/>
        <w:spacing w:after="240"/>
        <w:ind w:firstLine="0"/>
        <w:jc w:val="center"/>
        <w:rPr>
          <w:rFonts w:cs="Times New Roman"/>
          <w:i/>
          <w:iCs/>
          <w:lang w:val="sr-Cyrl-BA"/>
        </w:rPr>
      </w:pPr>
      <w:commentRangeStart w:id="476"/>
      <w:r w:rsidRPr="00A5730F">
        <w:rPr>
          <w:rFonts w:cs="Times New Roman"/>
          <w:i/>
          <w:iCs/>
          <w:lang w:val="sr-Cyrl-BA"/>
        </w:rPr>
        <w:t>Слика 5.</w:t>
      </w:r>
      <w:r w:rsidR="004243C2" w:rsidRPr="00A5730F">
        <w:rPr>
          <w:rFonts w:cs="Times New Roman"/>
          <w:i/>
          <w:iCs/>
          <w:lang w:val="sr-Cyrl-BA"/>
        </w:rPr>
        <w:t>2</w:t>
      </w:r>
      <w:r w:rsidRPr="00A5730F">
        <w:rPr>
          <w:rFonts w:cs="Times New Roman"/>
          <w:i/>
          <w:iCs/>
          <w:lang w:val="sr-Cyrl-BA"/>
        </w:rPr>
        <w:t>. Приказ матрице распршености</w:t>
      </w:r>
      <w:commentRangeEnd w:id="476"/>
      <w:r w:rsidR="00C12DD8">
        <w:rPr>
          <w:rStyle w:val="CommentReference"/>
          <w:rFonts w:ascii="Arial" w:hAnsi="Arial"/>
          <w:lang w:val="sr-Latn-BA"/>
        </w:rPr>
        <w:commentReference w:id="476"/>
      </w:r>
    </w:p>
    <w:p w14:paraId="7D4B8CFC" w14:textId="77777777" w:rsidR="00D43EBF" w:rsidRPr="00A5730F" w:rsidRDefault="00D43EBF" w:rsidP="00D43EBF">
      <w:pPr>
        <w:pStyle w:val="NoSpacing"/>
        <w:rPr>
          <w:rFonts w:cs="Times New Roman"/>
          <w:lang w:val="sr-Cyrl-BA"/>
        </w:rPr>
      </w:pPr>
      <w:r w:rsidRPr="00A5730F">
        <w:rPr>
          <w:rFonts w:cs="Times New Roman"/>
          <w:lang w:val="sr-Cyrl-BA"/>
        </w:rPr>
        <w:t>Матрица корелације је квадратна табела која приказује корелационе коефицијенте између различитих промјенљивих у скупу података. Корелациони коефицијенти мјере снагу и правац линеарне везе између двије нумеричке промјенљиве.</w:t>
      </w:r>
    </w:p>
    <w:p w14:paraId="36BCCDFF" w14:textId="7433AB9D" w:rsidR="00D43EBF" w:rsidRPr="00A5730F" w:rsidRDefault="00D43EBF" w:rsidP="00D43EBF">
      <w:pPr>
        <w:pStyle w:val="NoSpacing"/>
        <w:rPr>
          <w:rFonts w:cs="Times New Roman"/>
          <w:lang w:val="sr-Cyrl-BA"/>
        </w:rPr>
      </w:pPr>
      <w:r w:rsidRPr="00A5730F">
        <w:rPr>
          <w:rFonts w:cs="Times New Roman"/>
          <w:lang w:val="sr-Cyrl-BA"/>
        </w:rPr>
        <w:t>Вриједности у матрици корелације могу варирати од -1 до 1, гдје 1 означава савршену позитивну корелацију (како једна промјенљива расте, тако расте и друга), 0 означава да нема линеарне корелације између промјенљивих, а -1 означава савршену негативну корелацију (како једна промјенљива расте, друга опада).</w:t>
      </w:r>
    </w:p>
    <w:p w14:paraId="0EF2B426" w14:textId="77777777" w:rsidR="00D43EBF" w:rsidRPr="00A5730F" w:rsidRDefault="00D43EBF" w:rsidP="00D43EBF">
      <w:pPr>
        <w:pStyle w:val="NoSpacing"/>
        <w:rPr>
          <w:rFonts w:cs="Times New Roman"/>
          <w:lang w:val="sr-Cyrl-BA"/>
        </w:rPr>
      </w:pPr>
      <w:r w:rsidRPr="00A5730F">
        <w:rPr>
          <w:rFonts w:cs="Times New Roman"/>
          <w:lang w:val="sr-Cyrl-BA"/>
        </w:rPr>
        <w:t xml:space="preserve">Матрица корелације је корисна у статистичкој анализи за идентификацију односа између промјенљивих, што може помоћи у одабиру карактеристика за моделе машинског </w:t>
      </w:r>
      <w:r w:rsidRPr="00A5730F">
        <w:rPr>
          <w:rFonts w:cs="Times New Roman"/>
          <w:lang w:val="sr-Cyrl-BA"/>
        </w:rPr>
        <w:lastRenderedPageBreak/>
        <w:t>учења, препознавању могућих узрока проблема са колинеарношћу у регресионим анализама и уопштено, за добијање увида у структуру података.</w:t>
      </w:r>
    </w:p>
    <w:p w14:paraId="24C25C3B" w14:textId="0AD55BB5" w:rsidR="00D43EBF" w:rsidRPr="00A5730F" w:rsidRDefault="00D43EBF" w:rsidP="00D43EBF">
      <w:pPr>
        <w:pStyle w:val="NoSpacing"/>
        <w:rPr>
          <w:rFonts w:cs="Times New Roman"/>
          <w:lang w:val="sr-Cyrl-BA"/>
        </w:rPr>
      </w:pPr>
      <w:r w:rsidRPr="00A5730F">
        <w:rPr>
          <w:rFonts w:cs="Times New Roman"/>
          <w:lang w:val="sr-Cyrl-BA"/>
        </w:rPr>
        <w:t>На слици 5.3. се може видјети матрица корелације која је и</w:t>
      </w:r>
      <w:ins w:id="477" w:author="Aleksandar Kelec" w:date="2024-02-26T11:21:00Z">
        <w:r w:rsidR="00066135">
          <w:rPr>
            <w:rFonts w:cs="Times New Roman"/>
            <w:lang w:val="sr-Cyrl-BA"/>
          </w:rPr>
          <w:t>з</w:t>
        </w:r>
      </w:ins>
      <w:r w:rsidRPr="00A5730F">
        <w:rPr>
          <w:rFonts w:cs="Times New Roman"/>
          <w:lang w:val="sr-Cyrl-BA"/>
        </w:rPr>
        <w:t xml:space="preserve">рачуната над скупом података, како би се провјерио ниво зависности унутар самог скупа података. </w:t>
      </w:r>
    </w:p>
    <w:p w14:paraId="1A86A7B4" w14:textId="5AB39C84" w:rsidR="00D43EBF" w:rsidRPr="00A5730F" w:rsidRDefault="000C4025" w:rsidP="00D43EBF">
      <w:pPr>
        <w:spacing w:before="240"/>
        <w:jc w:val="center"/>
        <w:rPr>
          <w:rFonts w:ascii="Times New Roman" w:hAnsi="Times New Roman" w:cs="Times New Roman"/>
          <w:lang w:val="sr-Cyrl-BA"/>
        </w:rPr>
      </w:pPr>
      <w:r w:rsidRPr="00066EAB">
        <w:rPr>
          <w:rFonts w:ascii="Times New Roman" w:hAnsi="Times New Roman" w:cs="Times New Roman"/>
          <w:noProof/>
          <w:lang w:val="sr-Cyrl-BA"/>
        </w:rPr>
        <w:drawing>
          <wp:inline distT="0" distB="0" distL="0" distR="0" wp14:anchorId="6BF29536" wp14:editId="66AEF00D">
            <wp:extent cx="3643746" cy="2994901"/>
            <wp:effectExtent l="0" t="0" r="0" b="0"/>
            <wp:docPr id="6531705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45969" cy="2996728"/>
                    </a:xfrm>
                    <a:prstGeom prst="rect">
                      <a:avLst/>
                    </a:prstGeom>
                    <a:noFill/>
                    <a:ln>
                      <a:noFill/>
                    </a:ln>
                  </pic:spPr>
                </pic:pic>
              </a:graphicData>
            </a:graphic>
          </wp:inline>
        </w:drawing>
      </w:r>
    </w:p>
    <w:p w14:paraId="75669230" w14:textId="322CF764" w:rsidR="00D43EBF" w:rsidRPr="00BE13A5" w:rsidRDefault="00D43EBF" w:rsidP="00BE13A5">
      <w:pPr>
        <w:pStyle w:val="NoSpacing"/>
        <w:spacing w:after="240"/>
        <w:ind w:firstLine="0"/>
        <w:jc w:val="center"/>
        <w:rPr>
          <w:rFonts w:cs="Times New Roman"/>
          <w:i/>
          <w:iCs/>
          <w:lang w:val="sr-Cyrl-BA"/>
        </w:rPr>
      </w:pPr>
      <w:r w:rsidRPr="00A5730F">
        <w:rPr>
          <w:rFonts w:cs="Times New Roman"/>
          <w:i/>
          <w:iCs/>
          <w:lang w:val="sr-Cyrl-BA"/>
        </w:rPr>
        <w:t>Слика 5.</w:t>
      </w:r>
      <w:r w:rsidR="00C804A5" w:rsidRPr="00A5730F">
        <w:rPr>
          <w:rFonts w:cs="Times New Roman"/>
          <w:i/>
          <w:iCs/>
          <w:lang w:val="sr-Cyrl-BA"/>
        </w:rPr>
        <w:t>3</w:t>
      </w:r>
      <w:r w:rsidRPr="00A5730F">
        <w:rPr>
          <w:rFonts w:cs="Times New Roman"/>
          <w:i/>
          <w:iCs/>
          <w:lang w:val="sr-Cyrl-BA"/>
        </w:rPr>
        <w:t>. Приказ матрице корелације</w:t>
      </w:r>
    </w:p>
    <w:p w14:paraId="4548E1CD" w14:textId="234EEADC" w:rsidR="000C4025" w:rsidRPr="00A5730F" w:rsidRDefault="00D43EBF" w:rsidP="000C4025">
      <w:pPr>
        <w:pStyle w:val="NoSpacing"/>
        <w:rPr>
          <w:rFonts w:cs="Times New Roman"/>
          <w:lang w:val="sr-Cyrl-BA"/>
        </w:rPr>
      </w:pPr>
      <w:r w:rsidRPr="00A5730F">
        <w:rPr>
          <w:rFonts w:cs="Times New Roman"/>
          <w:lang w:val="sr-Cyrl-BA"/>
        </w:rPr>
        <w:t xml:space="preserve">Закључци које </w:t>
      </w:r>
      <w:r w:rsidR="00942C46" w:rsidRPr="00A5730F">
        <w:rPr>
          <w:rFonts w:cs="Times New Roman"/>
          <w:lang w:val="sr-Cyrl-BA"/>
        </w:rPr>
        <w:t>се могу</w:t>
      </w:r>
      <w:r w:rsidRPr="00A5730F">
        <w:rPr>
          <w:rFonts w:cs="Times New Roman"/>
          <w:lang w:val="sr-Cyrl-BA"/>
        </w:rPr>
        <w:t xml:space="preserve"> извући на основу ове матрице корелације</w:t>
      </w:r>
      <w:r w:rsidR="00942C46" w:rsidRPr="00A5730F">
        <w:rPr>
          <w:rFonts w:cs="Times New Roman"/>
          <w:lang w:val="sr-Cyrl-BA"/>
        </w:rPr>
        <w:t xml:space="preserve"> су сљедећи. </w:t>
      </w:r>
      <w:r w:rsidR="000C4025" w:rsidRPr="00A5730F">
        <w:rPr>
          <w:rFonts w:cs="Times New Roman"/>
          <w:lang w:val="sr-Cyrl-BA"/>
        </w:rPr>
        <w:t xml:space="preserve">    Постоји јака позитивна корелација између </w:t>
      </w:r>
      <w:r w:rsidR="000C4025" w:rsidRPr="00BE13A5">
        <w:rPr>
          <w:rFonts w:cs="Times New Roman"/>
          <w:b/>
          <w:bCs/>
          <w:lang w:val="sr-Cyrl-BA"/>
        </w:rPr>
        <w:t>co2</w:t>
      </w:r>
      <w:r w:rsidR="000C4025" w:rsidRPr="00A5730F">
        <w:rPr>
          <w:rFonts w:cs="Times New Roman"/>
          <w:lang w:val="sr-Cyrl-BA"/>
        </w:rPr>
        <w:t xml:space="preserve"> и </w:t>
      </w:r>
      <w:r w:rsidR="000C4025" w:rsidRPr="00BE13A5">
        <w:rPr>
          <w:rFonts w:cs="Times New Roman"/>
          <w:b/>
          <w:bCs/>
          <w:lang w:val="sr-Cyrl-BA"/>
        </w:rPr>
        <w:t>person_count</w:t>
      </w:r>
      <w:r w:rsidR="000C4025" w:rsidRPr="00A5730F">
        <w:rPr>
          <w:rFonts w:cs="Times New Roman"/>
          <w:lang w:val="sr-Cyrl-BA"/>
        </w:rPr>
        <w:t xml:space="preserve"> (0.78), што може указивати на то да већи број људи у просторији води до већег нивоа </w:t>
      </w:r>
      <w:r w:rsidR="000C4025" w:rsidRPr="00BE13A5">
        <w:rPr>
          <w:rFonts w:cs="Times New Roman"/>
          <w:b/>
          <w:bCs/>
          <w:lang w:val="sr-Cyrl-BA"/>
        </w:rPr>
        <w:t>co2</w:t>
      </w:r>
      <w:r w:rsidR="000C4025" w:rsidRPr="00A5730F">
        <w:rPr>
          <w:rFonts w:cs="Times New Roman"/>
          <w:lang w:val="sr-Cyrl-BA"/>
        </w:rPr>
        <w:t xml:space="preserve">. </w:t>
      </w:r>
      <w:r w:rsidR="000C4025" w:rsidRPr="00BE13A5">
        <w:rPr>
          <w:rFonts w:cs="Times New Roman"/>
          <w:b/>
          <w:bCs/>
          <w:lang w:val="sr-Cyrl-BA"/>
        </w:rPr>
        <w:t>Temperature</w:t>
      </w:r>
      <w:r w:rsidR="000C4025" w:rsidRPr="00A5730F">
        <w:rPr>
          <w:rFonts w:cs="Times New Roman"/>
          <w:lang w:val="sr-Cyrl-BA"/>
        </w:rPr>
        <w:t xml:space="preserve"> и </w:t>
      </w:r>
      <w:r w:rsidR="000C4025" w:rsidRPr="00BE13A5">
        <w:rPr>
          <w:rFonts w:cs="Times New Roman"/>
          <w:b/>
          <w:bCs/>
          <w:lang w:val="sr-Cyrl-BA"/>
        </w:rPr>
        <w:t>co2</w:t>
      </w:r>
      <w:r w:rsidR="000C4025" w:rsidRPr="00A5730F">
        <w:rPr>
          <w:rFonts w:cs="Times New Roman"/>
          <w:lang w:val="sr-Cyrl-BA"/>
        </w:rPr>
        <w:t xml:space="preserve"> такође имају значајну позитивну корелацију (0.48), што може сугерисати да више нивои </w:t>
      </w:r>
      <w:r w:rsidR="000C4025" w:rsidRPr="00BE13A5">
        <w:rPr>
          <w:rFonts w:cs="Times New Roman"/>
          <w:b/>
          <w:bCs/>
          <w:lang w:val="sr-Cyrl-BA"/>
        </w:rPr>
        <w:t>co2</w:t>
      </w:r>
      <w:r w:rsidR="000C4025" w:rsidRPr="00A5730F">
        <w:rPr>
          <w:rFonts w:cs="Times New Roman"/>
          <w:lang w:val="sr-Cyrl-BA"/>
        </w:rPr>
        <w:t xml:space="preserve"> могу бити повезани са вишим температурама. </w:t>
      </w:r>
      <w:r w:rsidR="000C4025" w:rsidRPr="00BE13A5">
        <w:rPr>
          <w:rFonts w:cs="Times New Roman"/>
          <w:b/>
          <w:bCs/>
          <w:lang w:val="sr-Cyrl-BA"/>
        </w:rPr>
        <w:t>Month</w:t>
      </w:r>
      <w:r w:rsidR="000C4025" w:rsidRPr="00A5730F">
        <w:rPr>
          <w:rFonts w:cs="Times New Roman"/>
          <w:lang w:val="sr-Cyrl-BA"/>
        </w:rPr>
        <w:t xml:space="preserve"> и </w:t>
      </w:r>
      <w:r w:rsidR="000C4025" w:rsidRPr="00BE13A5">
        <w:rPr>
          <w:rFonts w:cs="Times New Roman"/>
          <w:b/>
          <w:bCs/>
          <w:lang w:val="sr-Cyrl-BA"/>
        </w:rPr>
        <w:t>temperature</w:t>
      </w:r>
      <w:r w:rsidR="000C4025" w:rsidRPr="00A5730F">
        <w:rPr>
          <w:rFonts w:cs="Times New Roman"/>
          <w:lang w:val="sr-Cyrl-BA"/>
        </w:rPr>
        <w:t xml:space="preserve"> имају умјерену негативну корелацију (-0.45), што указује на то да су ниже температуре повезане са одређеним мјесецима, тј. хладнијим добима године. Велика негативна корелација између </w:t>
      </w:r>
      <w:r w:rsidR="000C4025" w:rsidRPr="00BE13A5">
        <w:rPr>
          <w:rFonts w:cs="Times New Roman"/>
          <w:b/>
          <w:bCs/>
          <w:lang w:val="sr-Cyrl-BA"/>
        </w:rPr>
        <w:t>hour</w:t>
      </w:r>
      <w:r w:rsidR="000C4025" w:rsidRPr="00A5730F">
        <w:rPr>
          <w:rFonts w:cs="Times New Roman"/>
          <w:lang w:val="sr-Cyrl-BA"/>
        </w:rPr>
        <w:t xml:space="preserve"> и </w:t>
      </w:r>
      <w:r w:rsidR="000C4025" w:rsidRPr="00BE13A5">
        <w:rPr>
          <w:rFonts w:cs="Times New Roman"/>
          <w:b/>
          <w:bCs/>
          <w:lang w:val="sr-Cyrl-BA"/>
        </w:rPr>
        <w:t>light</w:t>
      </w:r>
      <w:r w:rsidR="000C4025" w:rsidRPr="00A5730F">
        <w:rPr>
          <w:rFonts w:cs="Times New Roman"/>
          <w:lang w:val="sr-Cyrl-BA"/>
        </w:rPr>
        <w:t xml:space="preserve"> (-0.54) може указивати на то да има мање свјетлости током одређених сати, вјероватно ноћу. Остале корелације у матрици су углавном слабе до ум</w:t>
      </w:r>
      <w:ins w:id="478" w:author="Aleksandar Kelec" w:date="2024-02-26T11:22:00Z">
        <w:r w:rsidR="00053C21">
          <w:rPr>
            <w:rFonts w:cs="Times New Roman"/>
            <w:lang w:val="sr-Cyrl-BA"/>
          </w:rPr>
          <w:t>ј</w:t>
        </w:r>
      </w:ins>
      <w:r w:rsidR="000C4025" w:rsidRPr="00A5730F">
        <w:rPr>
          <w:rFonts w:cs="Times New Roman"/>
          <w:lang w:val="sr-Cyrl-BA"/>
        </w:rPr>
        <w:t>ерене, што значи да не постоји изразито јака линеарна зависност између тих пром</w:t>
      </w:r>
      <w:ins w:id="479" w:author="Aleksandar Kelec" w:date="2024-02-26T11:22:00Z">
        <w:r w:rsidR="00053C21">
          <w:rPr>
            <w:rFonts w:cs="Times New Roman"/>
            <w:lang w:val="sr-Cyrl-BA"/>
          </w:rPr>
          <w:t>ј</w:t>
        </w:r>
      </w:ins>
      <w:r w:rsidR="000C4025" w:rsidRPr="00A5730F">
        <w:rPr>
          <w:rFonts w:cs="Times New Roman"/>
          <w:lang w:val="sr-Cyrl-BA"/>
        </w:rPr>
        <w:t>енљивих.</w:t>
      </w:r>
    </w:p>
    <w:p w14:paraId="38C96114" w14:textId="25E2DAB7" w:rsidR="00065AB1" w:rsidRPr="00BE13A5" w:rsidRDefault="00065AB1" w:rsidP="000C4025">
      <w:pPr>
        <w:pStyle w:val="NoSpacing"/>
        <w:rPr>
          <w:rFonts w:cs="Times New Roman"/>
          <w:lang w:val="sr-Cyrl-BA"/>
        </w:rPr>
      </w:pPr>
      <w:commentRangeStart w:id="480"/>
      <w:r w:rsidRPr="00BE13A5">
        <w:rPr>
          <w:rFonts w:cs="Times New Roman"/>
          <w:lang w:val="sr-Cyrl-BA"/>
        </w:rPr>
        <w:t xml:space="preserve">Скуп података </w:t>
      </w:r>
      <w:r w:rsidR="0087250F">
        <w:rPr>
          <w:rFonts w:cs="Times New Roman"/>
          <w:lang w:val="sr-Cyrl-BA"/>
        </w:rPr>
        <w:t>је</w:t>
      </w:r>
      <w:r w:rsidRPr="00BE13A5">
        <w:rPr>
          <w:rFonts w:cs="Times New Roman"/>
          <w:lang w:val="sr-Cyrl-BA"/>
        </w:rPr>
        <w:t xml:space="preserve"> подије</w:t>
      </w:r>
      <w:r w:rsidR="0087250F">
        <w:rPr>
          <w:rFonts w:cs="Times New Roman"/>
          <w:lang w:val="sr-Cyrl-BA"/>
        </w:rPr>
        <w:t>љен</w:t>
      </w:r>
      <w:r w:rsidRPr="00BE13A5">
        <w:rPr>
          <w:rFonts w:cs="Times New Roman"/>
          <w:lang w:val="sr-Cyrl-BA"/>
        </w:rPr>
        <w:t xml:space="preserve"> на </w:t>
      </w:r>
      <w:ins w:id="481" w:author="Aleksandar Kelec" w:date="2024-02-26T11:22:00Z">
        <w:r w:rsidR="00053C21">
          <w:rPr>
            <w:rFonts w:cs="Times New Roman"/>
            <w:lang w:val="sr-Cyrl-BA"/>
          </w:rPr>
          <w:t>под</w:t>
        </w:r>
      </w:ins>
      <w:r w:rsidRPr="00BE13A5">
        <w:rPr>
          <w:rFonts w:cs="Times New Roman"/>
          <w:lang w:val="sr-Cyrl-BA"/>
        </w:rPr>
        <w:t xml:space="preserve">скупове тако што </w:t>
      </w:r>
      <w:r w:rsidR="0087250F">
        <w:rPr>
          <w:rFonts w:cs="Times New Roman"/>
          <w:lang w:val="sr-Cyrl-BA"/>
        </w:rPr>
        <w:t>је</w:t>
      </w:r>
      <w:r w:rsidRPr="00BE13A5">
        <w:rPr>
          <w:rFonts w:cs="Times New Roman"/>
          <w:lang w:val="sr-Cyrl-BA"/>
        </w:rPr>
        <w:t xml:space="preserve"> прво издвој</w:t>
      </w:r>
      <w:r w:rsidR="0087250F">
        <w:rPr>
          <w:rFonts w:cs="Times New Roman"/>
          <w:lang w:val="sr-Cyrl-BA"/>
        </w:rPr>
        <w:t>ена</w:t>
      </w:r>
      <w:r w:rsidRPr="00BE13A5">
        <w:rPr>
          <w:rFonts w:cs="Times New Roman"/>
          <w:lang w:val="sr-Cyrl-BA"/>
        </w:rPr>
        <w:t xml:space="preserve"> колон</w:t>
      </w:r>
      <w:r w:rsidR="0087250F">
        <w:rPr>
          <w:rFonts w:cs="Times New Roman"/>
          <w:lang w:val="sr-Cyrl-BA"/>
        </w:rPr>
        <w:t>а</w:t>
      </w:r>
      <w:r w:rsidRPr="00BE13A5">
        <w:rPr>
          <w:rFonts w:cs="Times New Roman"/>
          <w:lang w:val="sr-Cyrl-BA"/>
        </w:rPr>
        <w:t xml:space="preserve"> за број особа из скупа података, а онда </w:t>
      </w:r>
      <w:r w:rsidR="0087250F">
        <w:rPr>
          <w:rFonts w:cs="Times New Roman"/>
          <w:lang w:val="sr-Cyrl-BA"/>
        </w:rPr>
        <w:t>су креирани</w:t>
      </w:r>
      <w:r w:rsidRPr="00BE13A5">
        <w:rPr>
          <w:rFonts w:cs="Times New Roman"/>
          <w:lang w:val="sr-Cyrl-BA"/>
        </w:rPr>
        <w:t xml:space="preserve"> сљедећ</w:t>
      </w:r>
      <w:r w:rsidR="0087250F">
        <w:rPr>
          <w:rFonts w:cs="Times New Roman"/>
          <w:lang w:val="sr-Cyrl-BA"/>
        </w:rPr>
        <w:t>и</w:t>
      </w:r>
      <w:r w:rsidRPr="00BE13A5">
        <w:rPr>
          <w:rFonts w:cs="Times New Roman"/>
          <w:lang w:val="sr-Cyrl-BA"/>
        </w:rPr>
        <w:t xml:space="preserve"> скупов</w:t>
      </w:r>
      <w:r w:rsidR="0087250F">
        <w:rPr>
          <w:rFonts w:cs="Times New Roman"/>
          <w:lang w:val="sr-Cyrl-BA"/>
        </w:rPr>
        <w:t>и</w:t>
      </w:r>
      <w:r w:rsidRPr="00BE13A5">
        <w:rPr>
          <w:rFonts w:cs="Times New Roman"/>
          <w:lang w:val="sr-Cyrl-BA"/>
        </w:rPr>
        <w:t>:</w:t>
      </w:r>
      <w:commentRangeEnd w:id="480"/>
      <w:r w:rsidRPr="00BE13A5">
        <w:rPr>
          <w:rStyle w:val="CommentReference"/>
          <w:rFonts w:cs="Times New Roman"/>
          <w:sz w:val="24"/>
          <w:szCs w:val="22"/>
          <w:lang w:val="sr-Cyrl-BA"/>
        </w:rPr>
        <w:commentReference w:id="480"/>
      </w:r>
      <w:r w:rsidR="000C4025" w:rsidRPr="00BE13A5">
        <w:rPr>
          <w:rFonts w:cs="Times New Roman"/>
          <w:lang w:val="sr-Cyrl-BA"/>
        </w:rPr>
        <w:t xml:space="preserve"> </w:t>
      </w:r>
      <w:r w:rsidRPr="00BE13A5">
        <w:rPr>
          <w:rFonts w:cs="Times New Roman"/>
          <w:lang w:val="sr-Cyrl-BA"/>
        </w:rPr>
        <w:t>X – скуп улазних података за тренирање модела</w:t>
      </w:r>
      <w:r w:rsidR="000C4025" w:rsidRPr="00BE13A5">
        <w:rPr>
          <w:rFonts w:cs="Times New Roman"/>
          <w:lang w:val="sr-Cyrl-BA"/>
        </w:rPr>
        <w:t xml:space="preserve">, </w:t>
      </w:r>
      <w:r w:rsidRPr="00BE13A5">
        <w:rPr>
          <w:rFonts w:cs="Times New Roman"/>
          <w:lang w:val="sr-Cyrl-BA"/>
        </w:rPr>
        <w:t>X1 – скуп улазних података за тестирање и оцјењивање модела</w:t>
      </w:r>
      <w:r w:rsidR="000C4025" w:rsidRPr="00BE13A5">
        <w:rPr>
          <w:rFonts w:cs="Times New Roman"/>
          <w:lang w:val="sr-Cyrl-BA"/>
        </w:rPr>
        <w:t xml:space="preserve">, </w:t>
      </w:r>
      <w:r w:rsidRPr="00BE13A5">
        <w:rPr>
          <w:rFonts w:cs="Times New Roman"/>
          <w:lang w:val="sr-Cyrl-BA"/>
        </w:rPr>
        <w:t>y_train – скуп излазних података за тренирање модела</w:t>
      </w:r>
      <w:r w:rsidR="000C4025" w:rsidRPr="00BE13A5">
        <w:rPr>
          <w:rFonts w:cs="Times New Roman"/>
          <w:lang w:val="sr-Cyrl-BA"/>
        </w:rPr>
        <w:t xml:space="preserve">, </w:t>
      </w:r>
      <w:r w:rsidRPr="00BE13A5">
        <w:rPr>
          <w:rFonts w:cs="Times New Roman"/>
          <w:lang w:val="sr-Cyrl-BA"/>
        </w:rPr>
        <w:t>y_test – скуп излазних података за тестирање и оцјењивање модела</w:t>
      </w:r>
    </w:p>
    <w:p w14:paraId="061DA9A2" w14:textId="008E5F18" w:rsidR="00DF7825" w:rsidRPr="00A5730F" w:rsidRDefault="00C509AB" w:rsidP="00532390">
      <w:pPr>
        <w:pStyle w:val="Heading2"/>
        <w:numPr>
          <w:ilvl w:val="1"/>
          <w:numId w:val="1"/>
        </w:numPr>
        <w:rPr>
          <w:rFonts w:cs="Times New Roman"/>
          <w:lang w:val="sr-Cyrl-BA"/>
        </w:rPr>
      </w:pPr>
      <w:bookmarkStart w:id="482" w:name="_Toc159815886"/>
      <w:bookmarkStart w:id="483" w:name="_Toc159815887"/>
      <w:bookmarkStart w:id="484" w:name="_Toc159815888"/>
      <w:bookmarkStart w:id="485" w:name="_Toc162247191"/>
      <w:bookmarkEnd w:id="482"/>
      <w:bookmarkEnd w:id="483"/>
      <w:bookmarkEnd w:id="484"/>
      <w:r w:rsidRPr="00A5730F">
        <w:rPr>
          <w:rFonts w:cs="Times New Roman"/>
          <w:lang w:val="sr-Cyrl-BA"/>
        </w:rPr>
        <w:t xml:space="preserve">Избор </w:t>
      </w:r>
      <w:r w:rsidR="00807AF2" w:rsidRPr="00A5730F">
        <w:rPr>
          <w:rFonts w:cs="Times New Roman"/>
          <w:lang w:val="sr-Cyrl-BA"/>
        </w:rPr>
        <w:t xml:space="preserve">и тренирање </w:t>
      </w:r>
      <w:r w:rsidR="005564FF" w:rsidRPr="00A5730F">
        <w:rPr>
          <w:rFonts w:cs="Times New Roman"/>
          <w:lang w:val="sr-Cyrl-BA"/>
        </w:rPr>
        <w:t>модела</w:t>
      </w:r>
      <w:bookmarkEnd w:id="485"/>
    </w:p>
    <w:p w14:paraId="1EB5EEA5" w14:textId="603611D8" w:rsidR="00807AF2" w:rsidDel="00A927A8" w:rsidRDefault="00807AF2" w:rsidP="00BE13A5">
      <w:pPr>
        <w:pStyle w:val="NoSpacing"/>
        <w:rPr>
          <w:del w:id="486" w:author="Nikola Karpic" w:date="2024-03-18T22:56:00Z"/>
          <w:rStyle w:val="n"/>
          <w:rFonts w:cs="Times New Roman"/>
          <w:lang w:val="sr-Cyrl-BA"/>
        </w:rPr>
      </w:pPr>
      <w:commentRangeStart w:id="487"/>
      <w:r w:rsidRPr="00BE13A5">
        <w:rPr>
          <w:rFonts w:cs="Times New Roman"/>
          <w:lang w:val="sr-Cyrl-BA"/>
        </w:rPr>
        <w:t xml:space="preserve">Наизмјенично </w:t>
      </w:r>
      <w:r w:rsidR="00065AB1" w:rsidRPr="00A5730F">
        <w:rPr>
          <w:rFonts w:cs="Times New Roman"/>
          <w:lang w:val="sr-Cyrl-BA"/>
        </w:rPr>
        <w:t xml:space="preserve">су </w:t>
      </w:r>
      <w:r w:rsidRPr="00A5730F">
        <w:rPr>
          <w:rFonts w:cs="Times New Roman"/>
          <w:lang w:val="sr-Cyrl-BA"/>
        </w:rPr>
        <w:t>бира</w:t>
      </w:r>
      <w:r w:rsidR="00065AB1" w:rsidRPr="00A5730F">
        <w:rPr>
          <w:rFonts w:cs="Times New Roman"/>
          <w:lang w:val="sr-Cyrl-BA"/>
        </w:rPr>
        <w:t>н</w:t>
      </w:r>
      <w:r w:rsidRPr="00A5730F">
        <w:rPr>
          <w:rFonts w:cs="Times New Roman"/>
          <w:lang w:val="sr-Cyrl-BA"/>
        </w:rPr>
        <w:t>и, креира</w:t>
      </w:r>
      <w:r w:rsidR="00065AB1" w:rsidRPr="00A5730F">
        <w:rPr>
          <w:rFonts w:cs="Times New Roman"/>
          <w:lang w:val="sr-Cyrl-BA"/>
        </w:rPr>
        <w:t>н</w:t>
      </w:r>
      <w:r w:rsidRPr="00A5730F">
        <w:rPr>
          <w:rFonts w:cs="Times New Roman"/>
          <w:lang w:val="sr-Cyrl-BA"/>
        </w:rPr>
        <w:t>и и записива</w:t>
      </w:r>
      <w:r w:rsidR="00065AB1" w:rsidRPr="00A5730F">
        <w:rPr>
          <w:rFonts w:cs="Times New Roman"/>
          <w:lang w:val="sr-Cyrl-BA"/>
        </w:rPr>
        <w:t>н</w:t>
      </w:r>
      <w:r w:rsidRPr="00A5730F">
        <w:rPr>
          <w:rFonts w:cs="Times New Roman"/>
          <w:lang w:val="sr-Cyrl-BA"/>
        </w:rPr>
        <w:t>и резултат</w:t>
      </w:r>
      <w:r w:rsidR="000C4025" w:rsidRPr="00A5730F">
        <w:rPr>
          <w:rFonts w:cs="Times New Roman"/>
          <w:lang w:val="sr-Cyrl-BA"/>
        </w:rPr>
        <w:t>и</w:t>
      </w:r>
      <w:r w:rsidRPr="00A5730F">
        <w:rPr>
          <w:rFonts w:cs="Times New Roman"/>
          <w:lang w:val="sr-Cyrl-BA"/>
        </w:rPr>
        <w:t xml:space="preserve"> за сљедеће алгоритме</w:t>
      </w:r>
      <w:ins w:id="488" w:author="Nikola Karpic" w:date="2024-03-18T22:59:00Z">
        <w:r w:rsidR="00E90667">
          <w:rPr>
            <w:rFonts w:cs="Times New Roman"/>
            <w:lang w:val="sr-Cyrl-BA"/>
          </w:rPr>
          <w:t>:</w:t>
        </w:r>
      </w:ins>
      <w:del w:id="489" w:author="Nikola Karpic" w:date="2024-03-18T22:59:00Z">
        <w:r w:rsidRPr="00A5730F" w:rsidDel="00E90667">
          <w:rPr>
            <w:rFonts w:cs="Times New Roman"/>
            <w:lang w:val="sr-Cyrl-BA"/>
          </w:rPr>
          <w:delText>:</w:delText>
        </w:r>
      </w:del>
      <w:del w:id="490" w:author="Nikola Karpic" w:date="2024-03-18T22:56:00Z">
        <w:r w:rsidR="00BD4375" w:rsidRPr="00BE13A5" w:rsidDel="00E90667">
          <w:rPr>
            <w:rFonts w:cs="Times New Roman"/>
            <w:lang w:val="sr-Cyrl-BA"/>
          </w:rPr>
          <w:delText xml:space="preserve"> </w:delText>
        </w:r>
      </w:del>
      <w:commentRangeStart w:id="491"/>
      <w:r w:rsidRPr="00BE13A5">
        <w:rPr>
          <w:rFonts w:cs="Times New Roman"/>
          <w:lang w:val="sr-Cyrl-BA"/>
        </w:rPr>
        <w:t>LogisticRegression</w:t>
      </w:r>
      <w:r w:rsidR="00BD4375" w:rsidRPr="00BE13A5">
        <w:rPr>
          <w:rFonts w:cs="Times New Roman"/>
          <w:lang w:val="sr-Cyrl-BA"/>
        </w:rPr>
        <w:t>,</w:t>
      </w:r>
      <w:r w:rsidR="00BD4375" w:rsidRPr="00BE13A5">
        <w:rPr>
          <w:rStyle w:val="n"/>
          <w:rFonts w:cs="Times New Roman"/>
          <w:lang w:val="sr-Cyrl-BA"/>
        </w:rPr>
        <w:t xml:space="preserve"> </w:t>
      </w:r>
      <w:r w:rsidRPr="00BE13A5">
        <w:rPr>
          <w:rStyle w:val="n"/>
          <w:rFonts w:cs="Times New Roman"/>
          <w:lang w:val="sr-Cyrl-BA"/>
        </w:rPr>
        <w:t>GaussianNB</w:t>
      </w:r>
      <w:r w:rsidR="00BD4375" w:rsidRPr="00BE13A5">
        <w:rPr>
          <w:rStyle w:val="n"/>
          <w:rFonts w:cs="Times New Roman"/>
          <w:lang w:val="sr-Cyrl-BA"/>
        </w:rPr>
        <w:t xml:space="preserve">, </w:t>
      </w:r>
      <w:r w:rsidRPr="00BE13A5">
        <w:rPr>
          <w:rStyle w:val="n"/>
          <w:rFonts w:cs="Times New Roman"/>
          <w:lang w:val="sr-Cyrl-BA"/>
        </w:rPr>
        <w:t>K</w:t>
      </w:r>
      <w:r w:rsidR="00BD4375" w:rsidRPr="00BE13A5">
        <w:rPr>
          <w:rStyle w:val="n"/>
          <w:rFonts w:cs="Times New Roman"/>
          <w:lang w:val="sr-Cyrl-BA"/>
        </w:rPr>
        <w:t>n</w:t>
      </w:r>
      <w:r w:rsidRPr="00BE13A5">
        <w:rPr>
          <w:rStyle w:val="n"/>
          <w:rFonts w:cs="Times New Roman"/>
          <w:lang w:val="sr-Cyrl-BA"/>
        </w:rPr>
        <w:t>eighborsClassifier</w:t>
      </w:r>
      <w:r w:rsidR="00BD4375" w:rsidRPr="00BE13A5">
        <w:rPr>
          <w:rStyle w:val="n"/>
          <w:rFonts w:cs="Times New Roman"/>
          <w:lang w:val="sr-Cyrl-BA"/>
        </w:rPr>
        <w:t xml:space="preserve">, </w:t>
      </w:r>
      <w:r w:rsidRPr="00BE13A5">
        <w:rPr>
          <w:rStyle w:val="n"/>
          <w:rFonts w:cs="Times New Roman"/>
          <w:lang w:val="sr-Cyrl-BA"/>
        </w:rPr>
        <w:t>DecisionTreeClassifier</w:t>
      </w:r>
      <w:r w:rsidR="00BD4375" w:rsidRPr="00BE13A5">
        <w:rPr>
          <w:rStyle w:val="n"/>
          <w:rFonts w:cs="Times New Roman"/>
          <w:lang w:val="sr-Cyrl-BA"/>
        </w:rPr>
        <w:t xml:space="preserve">, </w:t>
      </w:r>
      <w:r w:rsidRPr="00BE13A5">
        <w:rPr>
          <w:rStyle w:val="n"/>
          <w:rFonts w:cs="Times New Roman"/>
          <w:lang w:val="sr-Cyrl-BA"/>
        </w:rPr>
        <w:t>RandomForestClassifier</w:t>
      </w:r>
      <w:r w:rsidR="00BD4375" w:rsidRPr="00BE13A5">
        <w:rPr>
          <w:rStyle w:val="n"/>
          <w:rFonts w:cs="Times New Roman"/>
          <w:lang w:val="sr-Cyrl-BA"/>
        </w:rPr>
        <w:t xml:space="preserve">, </w:t>
      </w:r>
      <w:r w:rsidRPr="00BE13A5">
        <w:rPr>
          <w:rStyle w:val="n"/>
          <w:rFonts w:cs="Times New Roman"/>
          <w:lang w:val="sr-Cyrl-BA"/>
        </w:rPr>
        <w:t>GradientBoostingClassifier</w:t>
      </w:r>
      <w:r w:rsidR="00BD4375" w:rsidRPr="00BE13A5">
        <w:rPr>
          <w:rStyle w:val="n"/>
          <w:rFonts w:cs="Times New Roman"/>
          <w:lang w:val="sr-Cyrl-BA"/>
        </w:rPr>
        <w:t xml:space="preserve">, </w:t>
      </w:r>
      <w:r w:rsidRPr="00BE13A5">
        <w:rPr>
          <w:rStyle w:val="n"/>
          <w:rFonts w:cs="Times New Roman"/>
          <w:lang w:val="sr-Cyrl-BA"/>
        </w:rPr>
        <w:t>SVC</w:t>
      </w:r>
      <w:r w:rsidR="00BD4375" w:rsidRPr="00BE13A5">
        <w:rPr>
          <w:rStyle w:val="n"/>
          <w:rFonts w:cs="Times New Roman"/>
          <w:lang w:val="sr-Cyrl-BA"/>
        </w:rPr>
        <w:t xml:space="preserve">, </w:t>
      </w:r>
      <w:r w:rsidRPr="00BE13A5">
        <w:rPr>
          <w:rStyle w:val="n"/>
          <w:rFonts w:cs="Times New Roman"/>
          <w:lang w:val="sr-Cyrl-BA"/>
        </w:rPr>
        <w:t>LGBMClassifier</w:t>
      </w:r>
      <w:r w:rsidR="00BD4375" w:rsidRPr="00BE13A5">
        <w:rPr>
          <w:rStyle w:val="n"/>
          <w:rFonts w:cs="Times New Roman"/>
          <w:lang w:val="sr-Cyrl-BA"/>
        </w:rPr>
        <w:t xml:space="preserve">, </w:t>
      </w:r>
      <w:r w:rsidRPr="00BE13A5">
        <w:rPr>
          <w:rStyle w:val="n"/>
          <w:rFonts w:cs="Times New Roman"/>
          <w:lang w:val="sr-Cyrl-BA"/>
        </w:rPr>
        <w:t>LGBMRegressor</w:t>
      </w:r>
      <w:r w:rsidR="00BD4375" w:rsidRPr="00BE13A5">
        <w:rPr>
          <w:rStyle w:val="n"/>
          <w:rFonts w:cs="Times New Roman"/>
          <w:lang w:val="sr-Cyrl-BA"/>
        </w:rPr>
        <w:t xml:space="preserve">, </w:t>
      </w:r>
      <w:r w:rsidRPr="00BE13A5">
        <w:rPr>
          <w:rStyle w:val="n"/>
          <w:rFonts w:cs="Times New Roman"/>
          <w:lang w:val="sr-Cyrl-BA"/>
        </w:rPr>
        <w:t>K</w:t>
      </w:r>
      <w:r w:rsidR="00E90667" w:rsidRPr="00BE13A5">
        <w:rPr>
          <w:rStyle w:val="n"/>
          <w:rFonts w:cs="Times New Roman"/>
          <w:lang w:val="sr-Cyrl-BA"/>
        </w:rPr>
        <w:t>n</w:t>
      </w:r>
      <w:r w:rsidRPr="00BE13A5">
        <w:rPr>
          <w:rStyle w:val="n"/>
          <w:rFonts w:cs="Times New Roman"/>
          <w:lang w:val="sr-Cyrl-BA"/>
        </w:rPr>
        <w:t>eighborsRegresso</w:t>
      </w:r>
      <w:ins w:id="492" w:author="Nikola Karpic" w:date="2024-03-18T22:57:00Z">
        <w:r w:rsidR="00E90667">
          <w:rPr>
            <w:rStyle w:val="n"/>
            <w:rFonts w:cs="Times New Roman"/>
            <w:lang w:val="en-US"/>
          </w:rPr>
          <w:t>r</w:t>
        </w:r>
      </w:ins>
      <w:ins w:id="493" w:author="Nikola Karpic" w:date="2024-03-18T23:00:00Z">
        <w:r w:rsidR="00E90667">
          <w:rPr>
            <w:rStyle w:val="n"/>
            <w:rFonts w:cs="Times New Roman"/>
            <w:lang w:val="sr-Cyrl-BA"/>
          </w:rPr>
          <w:t>. За сва</w:t>
        </w:r>
      </w:ins>
      <w:ins w:id="494" w:author="Nikola Karpic" w:date="2024-03-18T23:01:00Z">
        <w:r w:rsidR="00E90667">
          <w:rPr>
            <w:rStyle w:val="n"/>
            <w:rFonts w:cs="Times New Roman"/>
            <w:lang w:val="sr-Cyrl-BA"/>
          </w:rPr>
          <w:t xml:space="preserve">ки </w:t>
        </w:r>
      </w:ins>
      <w:ins w:id="495" w:author="Nikola Karpic" w:date="2024-03-18T23:05:00Z">
        <w:r w:rsidR="00E145DB">
          <w:rPr>
            <w:rStyle w:val="n"/>
            <w:rFonts w:cs="Times New Roman"/>
            <w:lang w:val="sr-Cyrl-BA"/>
          </w:rPr>
          <w:t>а</w:t>
        </w:r>
      </w:ins>
      <w:ins w:id="496" w:author="Nikola Karpic" w:date="2024-03-18T23:01:00Z">
        <w:r w:rsidR="00E90667">
          <w:rPr>
            <w:rStyle w:val="n"/>
            <w:rFonts w:cs="Times New Roman"/>
            <w:lang w:val="sr-Cyrl-BA"/>
          </w:rPr>
          <w:t xml:space="preserve">лгоритам су кориштени исти скупови података за тренирање </w:t>
        </w:r>
        <w:r w:rsidR="00E90667">
          <w:rPr>
            <w:rStyle w:val="n"/>
            <w:rFonts w:cs="Times New Roman"/>
            <w:lang w:val="sr-Cyrl-BA"/>
          </w:rPr>
          <w:lastRenderedPageBreak/>
          <w:t>и тестирање, како би компаративна анали</w:t>
        </w:r>
      </w:ins>
      <w:ins w:id="497" w:author="Nikola Karpic" w:date="2024-03-18T23:02:00Z">
        <w:r w:rsidR="00E90667">
          <w:rPr>
            <w:rStyle w:val="n"/>
            <w:rFonts w:cs="Times New Roman"/>
            <w:lang w:val="sr-Cyrl-BA"/>
          </w:rPr>
          <w:t>за показала што вјеродостојније резултате. За тренирање је кориште</w:t>
        </w:r>
      </w:ins>
      <w:ins w:id="498" w:author="Nikola Karpic" w:date="2024-03-18T23:03:00Z">
        <w:r w:rsidR="00E90667">
          <w:rPr>
            <w:rStyle w:val="n"/>
            <w:rFonts w:cs="Times New Roman"/>
            <w:lang w:val="sr-Cyrl-BA"/>
          </w:rPr>
          <w:t xml:space="preserve">на функција </w:t>
        </w:r>
        <w:r w:rsidR="00E90667" w:rsidRPr="00E90667">
          <w:rPr>
            <w:rStyle w:val="n"/>
            <w:rFonts w:cs="Times New Roman"/>
            <w:b/>
            <w:bCs/>
            <w:lang w:val="sr-Cyrl-BA"/>
            <w:rPrChange w:id="499" w:author="Nikola Karpic" w:date="2024-03-18T23:04:00Z">
              <w:rPr>
                <w:rStyle w:val="n"/>
                <w:rFonts w:cs="Times New Roman"/>
                <w:lang w:val="sr-Cyrl-BA"/>
              </w:rPr>
            </w:rPrChange>
          </w:rPr>
          <w:t>fit_and_analise</w:t>
        </w:r>
      </w:ins>
      <w:ins w:id="500" w:author="Nikola Karpic" w:date="2024-03-18T23:04:00Z">
        <w:r w:rsidR="00E90667">
          <w:rPr>
            <w:rStyle w:val="n"/>
            <w:rFonts w:cs="Times New Roman"/>
            <w:lang w:val="sr-Cyrl-BA"/>
          </w:rPr>
          <w:t xml:space="preserve">, која је поред тога што је </w:t>
        </w:r>
      </w:ins>
      <w:ins w:id="501" w:author="Nikola Karpic" w:date="2024-03-18T23:05:00Z">
        <w:r w:rsidR="00E90667">
          <w:rPr>
            <w:rStyle w:val="n"/>
            <w:rFonts w:cs="Times New Roman"/>
            <w:lang w:val="sr-Cyrl-BA"/>
          </w:rPr>
          <w:t>кориштена за тренирање, додатно мјерила</w:t>
        </w:r>
      </w:ins>
      <w:ins w:id="502" w:author="Nikola Karpic" w:date="2024-03-18T23:06:00Z">
        <w:r w:rsidR="00E145DB">
          <w:rPr>
            <w:rStyle w:val="n"/>
            <w:rFonts w:cs="Times New Roman"/>
            <w:lang w:val="sr-Cyrl-BA"/>
          </w:rPr>
          <w:t>и исписивала</w:t>
        </w:r>
      </w:ins>
      <w:ins w:id="503" w:author="Nikola Karpic" w:date="2024-03-18T23:05:00Z">
        <w:r w:rsidR="00E90667">
          <w:rPr>
            <w:rStyle w:val="n"/>
            <w:rFonts w:cs="Times New Roman"/>
            <w:lang w:val="sr-Cyrl-BA"/>
          </w:rPr>
          <w:t xml:space="preserve"> вријеме</w:t>
        </w:r>
      </w:ins>
      <w:ins w:id="504" w:author="Nikola Karpic" w:date="2024-03-18T23:06:00Z">
        <w:r w:rsidR="00E145DB">
          <w:rPr>
            <w:rStyle w:val="n"/>
            <w:rFonts w:cs="Times New Roman"/>
            <w:lang w:val="sr-Cyrl-BA"/>
          </w:rPr>
          <w:t xml:space="preserve"> извршавања</w:t>
        </w:r>
      </w:ins>
      <w:ins w:id="505" w:author="Nikola Karpic" w:date="2024-03-18T23:05:00Z">
        <w:r w:rsidR="00E90667">
          <w:rPr>
            <w:rStyle w:val="n"/>
            <w:rFonts w:cs="Times New Roman"/>
            <w:lang w:val="sr-Cyrl-BA"/>
          </w:rPr>
          <w:t xml:space="preserve"> и </w:t>
        </w:r>
        <w:r w:rsidR="00E145DB">
          <w:rPr>
            <w:rStyle w:val="n"/>
            <w:rFonts w:cs="Times New Roman"/>
            <w:lang w:val="sr-Cyrl-BA"/>
          </w:rPr>
          <w:t xml:space="preserve">графички </w:t>
        </w:r>
        <w:r w:rsidR="00E90667">
          <w:rPr>
            <w:rStyle w:val="n"/>
            <w:rFonts w:cs="Times New Roman"/>
            <w:lang w:val="sr-Cyrl-BA"/>
          </w:rPr>
          <w:t>исписивала резултате</w:t>
        </w:r>
      </w:ins>
      <w:ins w:id="506" w:author="Nikola Karpic" w:date="2024-03-18T23:07:00Z">
        <w:r w:rsidR="00E145DB">
          <w:rPr>
            <w:rStyle w:val="n"/>
            <w:rFonts w:cs="Times New Roman"/>
            <w:lang w:val="sr-Cyrl-BA"/>
          </w:rPr>
          <w:t xml:space="preserve"> тренирања, те карактеристике модела и скупова података</w:t>
        </w:r>
      </w:ins>
      <w:ins w:id="507" w:author="Nikola Karpic" w:date="2024-03-18T23:05:00Z">
        <w:r w:rsidR="00E145DB">
          <w:rPr>
            <w:rStyle w:val="n"/>
            <w:rFonts w:cs="Times New Roman"/>
            <w:lang w:val="sr-Cyrl-BA"/>
          </w:rPr>
          <w:t>.</w:t>
        </w:r>
      </w:ins>
      <w:del w:id="508" w:author="Nikola Karpic" w:date="2024-03-18T22:56:00Z">
        <w:r w:rsidRPr="00E90667" w:rsidDel="00E90667">
          <w:rPr>
            <w:rStyle w:val="n"/>
            <w:rFonts w:cs="Times New Roman"/>
            <w:b/>
            <w:bCs/>
            <w:lang w:val="sr-Cyrl-BA"/>
            <w:rPrChange w:id="509" w:author="Nikola Karpic" w:date="2024-03-18T23:03:00Z">
              <w:rPr>
                <w:rStyle w:val="n"/>
                <w:rFonts w:cs="Times New Roman"/>
                <w:lang w:val="sr-Cyrl-BA"/>
              </w:rPr>
            </w:rPrChange>
          </w:rPr>
          <w:delText>r</w:delText>
        </w:r>
        <w:commentRangeEnd w:id="491"/>
        <w:r w:rsidR="007A6B31" w:rsidRPr="00E90667" w:rsidDel="00E90667">
          <w:rPr>
            <w:rStyle w:val="CommentReference"/>
            <w:rFonts w:cs="Times New Roman"/>
            <w:b/>
            <w:bCs/>
            <w:lang w:val="sr-Cyrl-BA"/>
            <w:rPrChange w:id="510" w:author="Nikola Karpic" w:date="2024-03-18T23:03:00Z">
              <w:rPr>
                <w:rStyle w:val="CommentReference"/>
                <w:rFonts w:cs="Times New Roman"/>
                <w:lang w:val="sr-Cyrl-BA"/>
              </w:rPr>
            </w:rPrChange>
          </w:rPr>
          <w:commentReference w:id="491"/>
        </w:r>
        <w:r w:rsidR="00BD4375" w:rsidRPr="00BE13A5" w:rsidDel="00E90667">
          <w:rPr>
            <w:rStyle w:val="n"/>
            <w:rFonts w:cs="Times New Roman"/>
            <w:lang w:val="sr-Cyrl-BA"/>
          </w:rPr>
          <w:delText>.</w:delText>
        </w:r>
        <w:commentRangeEnd w:id="487"/>
        <w:r w:rsidR="00467A61" w:rsidDel="00E90667">
          <w:rPr>
            <w:rStyle w:val="CommentReference"/>
            <w:rFonts w:ascii="Arial" w:hAnsi="Arial"/>
            <w:lang w:val="sr-Latn-BA"/>
          </w:rPr>
          <w:commentReference w:id="487"/>
        </w:r>
      </w:del>
    </w:p>
    <w:p w14:paraId="05F86B78" w14:textId="751A88E4" w:rsidR="00DF7825" w:rsidRPr="00A927A8" w:rsidRDefault="00C509AB" w:rsidP="00A927A8">
      <w:pPr>
        <w:pStyle w:val="Heading2"/>
        <w:numPr>
          <w:ilvl w:val="1"/>
          <w:numId w:val="1"/>
        </w:numPr>
        <w:rPr>
          <w:rFonts w:cs="Times New Roman"/>
          <w:lang w:val="sr-Cyrl-BA"/>
        </w:rPr>
      </w:pPr>
      <w:bookmarkStart w:id="511" w:name="_Toc159815890"/>
      <w:bookmarkStart w:id="512" w:name="_Toc162247192"/>
      <w:bookmarkEnd w:id="511"/>
      <w:r w:rsidRPr="00A927A8">
        <w:rPr>
          <w:rFonts w:cs="Times New Roman"/>
          <w:lang w:val="sr-Cyrl-BA"/>
        </w:rPr>
        <w:t>Оцјењивање модела</w:t>
      </w:r>
      <w:r w:rsidR="0020112D" w:rsidRPr="00A927A8">
        <w:rPr>
          <w:rFonts w:cs="Times New Roman"/>
          <w:lang w:val="sr-Cyrl-BA"/>
        </w:rPr>
        <w:t xml:space="preserve"> и резултати</w:t>
      </w:r>
      <w:bookmarkEnd w:id="512"/>
    </w:p>
    <w:p w14:paraId="263F8BC0" w14:textId="1BFC2576" w:rsidR="00807AF2" w:rsidRPr="00BE13A5" w:rsidRDefault="008D0834" w:rsidP="0020112D">
      <w:pPr>
        <w:pStyle w:val="NoSpacing"/>
        <w:rPr>
          <w:rFonts w:cs="Times New Roman"/>
          <w:lang w:val="sr-Cyrl-BA"/>
        </w:rPr>
      </w:pPr>
      <w:r w:rsidRPr="00BE13A5">
        <w:rPr>
          <w:rFonts w:cs="Times New Roman"/>
          <w:lang w:val="sr-Cyrl-BA"/>
        </w:rPr>
        <w:t>На крају, потреб</w:t>
      </w:r>
      <w:r w:rsidR="006047BC" w:rsidRPr="00BE13A5">
        <w:rPr>
          <w:rFonts w:cs="Times New Roman"/>
          <w:lang w:val="sr-Cyrl-BA"/>
        </w:rPr>
        <w:t>н</w:t>
      </w:r>
      <w:r w:rsidRPr="00BE13A5">
        <w:rPr>
          <w:rFonts w:cs="Times New Roman"/>
          <w:lang w:val="sr-Cyrl-BA"/>
        </w:rPr>
        <w:t xml:space="preserve">о је да </w:t>
      </w:r>
      <w:r w:rsidR="00101F3B" w:rsidRPr="00A5730F">
        <w:rPr>
          <w:rFonts w:cs="Times New Roman"/>
          <w:lang w:val="sr-Cyrl-BA"/>
        </w:rPr>
        <w:t>приказати</w:t>
      </w:r>
      <w:r w:rsidR="00101F3B" w:rsidRPr="00BE13A5">
        <w:rPr>
          <w:rFonts w:cs="Times New Roman"/>
          <w:lang w:val="sr-Cyrl-BA"/>
        </w:rPr>
        <w:t xml:space="preserve"> </w:t>
      </w:r>
      <w:r w:rsidRPr="00BE13A5">
        <w:rPr>
          <w:rFonts w:cs="Times New Roman"/>
          <w:lang w:val="sr-Cyrl-BA"/>
        </w:rPr>
        <w:t>резултате и перформансе свих модела кориштених за тренирање и тестирање.</w:t>
      </w:r>
      <w:r w:rsidR="00101F3B" w:rsidRPr="00A5730F">
        <w:rPr>
          <w:rFonts w:cs="Times New Roman"/>
          <w:lang w:val="sr-Cyrl-BA"/>
        </w:rPr>
        <w:t xml:space="preserve"> </w:t>
      </w:r>
      <w:commentRangeStart w:id="513"/>
      <w:del w:id="514" w:author="Nikola Karpic" w:date="2024-03-18T21:14:00Z">
        <w:r w:rsidRPr="00BE13A5" w:rsidDel="006C60BA">
          <w:rPr>
            <w:rFonts w:cs="Times New Roman"/>
            <w:lang w:val="sr-Cyrl-BA"/>
          </w:rPr>
          <w:delText xml:space="preserve">Приказујемо </w:delText>
        </w:r>
      </w:del>
      <w:commentRangeEnd w:id="513"/>
      <w:ins w:id="515" w:author="Nikola Karpic" w:date="2024-03-18T21:14:00Z">
        <w:r w:rsidR="006C60BA" w:rsidRPr="00BE13A5">
          <w:rPr>
            <w:rFonts w:cs="Times New Roman"/>
            <w:lang w:val="sr-Cyrl-BA"/>
          </w:rPr>
          <w:t>Приказ</w:t>
        </w:r>
        <w:r w:rsidR="006C60BA">
          <w:rPr>
            <w:rFonts w:cs="Times New Roman"/>
            <w:lang w:val="sr-Cyrl-BA"/>
          </w:rPr>
          <w:t>ани су</w:t>
        </w:r>
        <w:r w:rsidR="006C60BA" w:rsidRPr="00BE13A5">
          <w:rPr>
            <w:rFonts w:cs="Times New Roman"/>
            <w:lang w:val="sr-Cyrl-BA"/>
          </w:rPr>
          <w:t xml:space="preserve"> </w:t>
        </w:r>
      </w:ins>
      <w:r w:rsidR="00D815EB">
        <w:rPr>
          <w:rStyle w:val="CommentReference"/>
          <w:rFonts w:ascii="Arial" w:hAnsi="Arial"/>
          <w:lang w:val="sr-Latn-BA"/>
        </w:rPr>
        <w:commentReference w:id="513"/>
      </w:r>
      <w:r w:rsidRPr="00BE13A5">
        <w:rPr>
          <w:rFonts w:cs="Times New Roman"/>
          <w:lang w:val="sr-Cyrl-BA"/>
        </w:rPr>
        <w:t xml:space="preserve">табеларно помоћу Time plot дијаграма све моделе који су кориштени заједно са временом извршавања и тачношћу алгоритма. Овај дијаграм помаже да </w:t>
      </w:r>
      <w:r w:rsidR="0087250F">
        <w:rPr>
          <w:rFonts w:cs="Times New Roman"/>
          <w:lang w:val="sr-Cyrl-BA"/>
        </w:rPr>
        <w:t xml:space="preserve">се </w:t>
      </w:r>
      <w:r w:rsidRPr="00BE13A5">
        <w:rPr>
          <w:rFonts w:cs="Times New Roman"/>
          <w:lang w:val="sr-Cyrl-BA"/>
        </w:rPr>
        <w:t>визу</w:t>
      </w:r>
      <w:r w:rsidR="006047BC" w:rsidRPr="00BE13A5">
        <w:rPr>
          <w:rFonts w:cs="Times New Roman"/>
          <w:lang w:val="sr-Cyrl-BA"/>
        </w:rPr>
        <w:t>е</w:t>
      </w:r>
      <w:r w:rsidRPr="00BE13A5">
        <w:rPr>
          <w:rFonts w:cs="Times New Roman"/>
          <w:lang w:val="sr-Cyrl-BA"/>
        </w:rPr>
        <w:t xml:space="preserve">лно упореди </w:t>
      </w:r>
      <w:r w:rsidR="0087250F" w:rsidRPr="00BE13A5">
        <w:rPr>
          <w:rFonts w:cs="Times New Roman"/>
          <w:lang w:val="sr-Cyrl-BA"/>
        </w:rPr>
        <w:t>брзин</w:t>
      </w:r>
      <w:r w:rsidR="0087250F">
        <w:rPr>
          <w:rFonts w:cs="Times New Roman"/>
          <w:lang w:val="sr-Cyrl-BA"/>
        </w:rPr>
        <w:t>а</w:t>
      </w:r>
      <w:r w:rsidR="0087250F" w:rsidRPr="00BE13A5">
        <w:rPr>
          <w:rFonts w:cs="Times New Roman"/>
          <w:lang w:val="sr-Cyrl-BA"/>
        </w:rPr>
        <w:t xml:space="preserve"> </w:t>
      </w:r>
      <w:r w:rsidRPr="00BE13A5">
        <w:rPr>
          <w:rFonts w:cs="Times New Roman"/>
          <w:lang w:val="sr-Cyrl-BA"/>
        </w:rPr>
        <w:t>извршавања сваког модела и идентификуј</w:t>
      </w:r>
      <w:r w:rsidR="0087250F">
        <w:rPr>
          <w:rFonts w:cs="Times New Roman"/>
          <w:lang w:val="sr-Cyrl-BA"/>
        </w:rPr>
        <w:t>у</w:t>
      </w:r>
      <w:r w:rsidRPr="00BE13A5">
        <w:rPr>
          <w:rFonts w:cs="Times New Roman"/>
          <w:lang w:val="sr-Cyrl-BA"/>
        </w:rPr>
        <w:t xml:space="preserve"> </w:t>
      </w:r>
      <w:r w:rsidR="0087250F" w:rsidRPr="00BE13A5">
        <w:rPr>
          <w:rFonts w:cs="Times New Roman"/>
          <w:lang w:val="sr-Cyrl-BA"/>
        </w:rPr>
        <w:t>модел</w:t>
      </w:r>
      <w:r w:rsidR="0087250F">
        <w:rPr>
          <w:rFonts w:cs="Times New Roman"/>
          <w:lang w:val="sr-Cyrl-BA"/>
        </w:rPr>
        <w:t>и</w:t>
      </w:r>
      <w:r w:rsidR="0087250F" w:rsidRPr="00BE13A5">
        <w:rPr>
          <w:rFonts w:cs="Times New Roman"/>
          <w:lang w:val="sr-Cyrl-BA"/>
        </w:rPr>
        <w:t xml:space="preserve"> </w:t>
      </w:r>
      <w:r w:rsidRPr="00BE13A5">
        <w:rPr>
          <w:rFonts w:cs="Times New Roman"/>
          <w:lang w:val="sr-Cyrl-BA"/>
        </w:rPr>
        <w:t xml:space="preserve">који су релативно спори у односу на остале. </w:t>
      </w:r>
    </w:p>
    <w:p w14:paraId="67A80A09" w14:textId="76ABF22F" w:rsidR="00101F3B" w:rsidRPr="00BE13A5" w:rsidRDefault="008D0834" w:rsidP="00BE13A5">
      <w:pPr>
        <w:pStyle w:val="NoSpacing"/>
        <w:rPr>
          <w:rFonts w:cs="Times New Roman"/>
          <w:lang w:val="sr-Cyrl-BA"/>
        </w:rPr>
      </w:pPr>
      <w:r w:rsidRPr="00BE13A5">
        <w:rPr>
          <w:rFonts w:cs="Times New Roman"/>
          <w:lang w:val="sr-Cyrl-BA"/>
        </w:rPr>
        <w:t xml:space="preserve">Accuracy plot дијаграм приказује тачност сваког модела на скуповима за тренирање и тестирање. </w:t>
      </w:r>
    </w:p>
    <w:p w14:paraId="5CFF074A" w14:textId="780D5407" w:rsidR="00101F3B" w:rsidRPr="00BE13A5" w:rsidRDefault="00DC0BB9" w:rsidP="00101F3B">
      <w:pPr>
        <w:pStyle w:val="NoSpacing"/>
        <w:ind w:firstLine="0"/>
        <w:jc w:val="center"/>
        <w:rPr>
          <w:lang w:val="sr-Cyrl-BA"/>
        </w:rPr>
      </w:pPr>
      <w:r w:rsidRPr="00BE13A5">
        <w:rPr>
          <w:noProof/>
          <w:lang w:val="sr-Cyrl-BA"/>
        </w:rPr>
        <w:drawing>
          <wp:inline distT="0" distB="0" distL="0" distR="0" wp14:anchorId="325D7CD1" wp14:editId="050E4748">
            <wp:extent cx="4556760" cy="2280814"/>
            <wp:effectExtent l="0" t="0" r="0" b="5715"/>
            <wp:docPr id="800485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85099" name=""/>
                    <pic:cNvPicPr/>
                  </pic:nvPicPr>
                  <pic:blipFill>
                    <a:blip r:embed="rId36"/>
                    <a:stretch>
                      <a:fillRect/>
                    </a:stretch>
                  </pic:blipFill>
                  <pic:spPr>
                    <a:xfrm>
                      <a:off x="0" y="0"/>
                      <a:ext cx="4583550" cy="2294223"/>
                    </a:xfrm>
                    <a:prstGeom prst="rect">
                      <a:avLst/>
                    </a:prstGeom>
                  </pic:spPr>
                </pic:pic>
              </a:graphicData>
            </a:graphic>
          </wp:inline>
        </w:drawing>
      </w:r>
    </w:p>
    <w:p w14:paraId="687E9C6E" w14:textId="13C8448C" w:rsidR="00DC0BB9" w:rsidRPr="00BE13A5" w:rsidRDefault="00DC0BB9" w:rsidP="00101F3B">
      <w:pPr>
        <w:pStyle w:val="NoSpacing"/>
        <w:ind w:firstLine="0"/>
        <w:jc w:val="center"/>
        <w:rPr>
          <w:lang w:val="sr-Cyrl-BA"/>
        </w:rPr>
      </w:pPr>
      <w:r w:rsidRPr="00BE13A5">
        <w:rPr>
          <w:noProof/>
          <w:lang w:val="sr-Cyrl-BA"/>
        </w:rPr>
        <w:drawing>
          <wp:inline distT="0" distB="0" distL="0" distR="0" wp14:anchorId="04FA77FE" wp14:editId="2D52CF6B">
            <wp:extent cx="4579620" cy="2292256"/>
            <wp:effectExtent l="0" t="0" r="0" b="0"/>
            <wp:docPr id="40070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03574" name=""/>
                    <pic:cNvPicPr/>
                  </pic:nvPicPr>
                  <pic:blipFill>
                    <a:blip r:embed="rId37"/>
                    <a:stretch>
                      <a:fillRect/>
                    </a:stretch>
                  </pic:blipFill>
                  <pic:spPr>
                    <a:xfrm>
                      <a:off x="0" y="0"/>
                      <a:ext cx="4662919" cy="2333950"/>
                    </a:xfrm>
                    <a:prstGeom prst="rect">
                      <a:avLst/>
                    </a:prstGeom>
                  </pic:spPr>
                </pic:pic>
              </a:graphicData>
            </a:graphic>
          </wp:inline>
        </w:drawing>
      </w:r>
    </w:p>
    <w:p w14:paraId="3EC78936" w14:textId="088C36DB" w:rsidR="00101F3B" w:rsidRPr="00BE13A5" w:rsidRDefault="00101F3B" w:rsidP="00101F3B">
      <w:pPr>
        <w:pStyle w:val="NoSpacing"/>
        <w:ind w:firstLine="0"/>
        <w:jc w:val="center"/>
        <w:rPr>
          <w:lang w:val="sr-Cyrl-BA"/>
        </w:rPr>
      </w:pPr>
      <w:r w:rsidRPr="00A5730F">
        <w:rPr>
          <w:rFonts w:cs="Times New Roman"/>
          <w:i/>
          <w:iCs/>
          <w:lang w:val="sr-Cyrl-BA"/>
        </w:rPr>
        <w:t>Слика 5.</w:t>
      </w:r>
      <w:r w:rsidR="00C804A5" w:rsidRPr="00A5730F">
        <w:rPr>
          <w:rFonts w:cs="Times New Roman"/>
          <w:i/>
          <w:iCs/>
          <w:lang w:val="sr-Cyrl-BA"/>
        </w:rPr>
        <w:t>4</w:t>
      </w:r>
      <w:r w:rsidRPr="00A5730F">
        <w:rPr>
          <w:rFonts w:cs="Times New Roman"/>
          <w:i/>
          <w:iCs/>
          <w:lang w:val="sr-Cyrl-BA"/>
        </w:rPr>
        <w:t>. Графички приказ резултата тренирања</w:t>
      </w:r>
    </w:p>
    <w:p w14:paraId="2B792D3A" w14:textId="77777777" w:rsidR="004F379B" w:rsidRPr="00BE13A5" w:rsidRDefault="004F379B" w:rsidP="00101F3B">
      <w:pPr>
        <w:pStyle w:val="NoSpacing"/>
        <w:ind w:firstLine="0"/>
        <w:rPr>
          <w:rFonts w:cs="Times New Roman"/>
          <w:lang w:val="sr-Cyrl-BA"/>
        </w:rPr>
      </w:pPr>
    </w:p>
    <w:p w14:paraId="2A644ECF" w14:textId="2A122B78" w:rsidR="003F49F6" w:rsidRPr="00BE13A5" w:rsidRDefault="003F49F6" w:rsidP="0020112D">
      <w:pPr>
        <w:pStyle w:val="NoSpacing"/>
        <w:rPr>
          <w:rFonts w:cs="Times New Roman"/>
          <w:lang w:val="sr-Cyrl-BA"/>
        </w:rPr>
      </w:pPr>
      <w:r w:rsidRPr="00BE13A5">
        <w:rPr>
          <w:rFonts w:cs="Times New Roman"/>
          <w:lang w:val="sr-Cyrl-BA"/>
        </w:rPr>
        <w:t xml:space="preserve">У анализи је испитано десет модела за процјену </w:t>
      </w:r>
      <w:r w:rsidR="000F5F54" w:rsidRPr="00BE13A5">
        <w:rPr>
          <w:rFonts w:cs="Times New Roman"/>
          <w:lang w:val="sr-Cyrl-BA"/>
        </w:rPr>
        <w:t xml:space="preserve">броја </w:t>
      </w:r>
      <w:r w:rsidRPr="00BE13A5">
        <w:rPr>
          <w:rFonts w:cs="Times New Roman"/>
          <w:lang w:val="sr-Cyrl-BA"/>
        </w:rPr>
        <w:t>особа у просторији. Сваки модел пружа јединствен скуп предности и недостатака, а њихова ефикасност може се разликовати у за</w:t>
      </w:r>
      <w:r w:rsidR="00381B21" w:rsidRPr="00BE13A5">
        <w:rPr>
          <w:rFonts w:cs="Times New Roman"/>
          <w:lang w:val="sr-Cyrl-BA"/>
        </w:rPr>
        <w:t>в</w:t>
      </w:r>
      <w:r w:rsidRPr="00BE13A5">
        <w:rPr>
          <w:rFonts w:cs="Times New Roman"/>
          <w:lang w:val="sr-Cyrl-BA"/>
        </w:rPr>
        <w:t xml:space="preserve">исности од специфичног контекста употребе. </w:t>
      </w:r>
    </w:p>
    <w:p w14:paraId="6AEC27A5" w14:textId="51ED4E20" w:rsidR="00054C18" w:rsidRPr="00BE13A5" w:rsidRDefault="00054C18" w:rsidP="0020112D">
      <w:pPr>
        <w:pStyle w:val="NoSpacing"/>
        <w:rPr>
          <w:rFonts w:cs="Times New Roman"/>
          <w:lang w:val="sr-Cyrl-BA"/>
        </w:rPr>
      </w:pPr>
      <w:r w:rsidRPr="00BE13A5">
        <w:rPr>
          <w:rFonts w:cs="Times New Roman"/>
          <w:lang w:val="sr-Cyrl-BA"/>
        </w:rPr>
        <w:lastRenderedPageBreak/>
        <w:t>Logistic Regression је брз модел с вре</w:t>
      </w:r>
      <w:r w:rsidR="00381B21" w:rsidRPr="00BE13A5">
        <w:rPr>
          <w:rFonts w:cs="Times New Roman"/>
          <w:lang w:val="sr-Cyrl-BA"/>
        </w:rPr>
        <w:t>меном</w:t>
      </w:r>
      <w:r w:rsidRPr="00BE13A5">
        <w:rPr>
          <w:rFonts w:cs="Times New Roman"/>
          <w:lang w:val="sr-Cyrl-BA"/>
        </w:rPr>
        <w:t xml:space="preserve"> извршавања од само 0.</w:t>
      </w:r>
      <w:r w:rsidR="00DC0BB9" w:rsidRPr="00A5730F">
        <w:rPr>
          <w:rFonts w:cs="Times New Roman"/>
          <w:lang w:val="sr-Cyrl-BA"/>
        </w:rPr>
        <w:t>226</w:t>
      </w:r>
      <w:r w:rsidR="00DC0BB9" w:rsidRPr="00BE13A5">
        <w:rPr>
          <w:rFonts w:cs="Times New Roman"/>
          <w:lang w:val="sr-Cyrl-BA"/>
        </w:rPr>
        <w:t xml:space="preserve"> </w:t>
      </w:r>
      <w:r w:rsidRPr="00BE13A5">
        <w:rPr>
          <w:rFonts w:cs="Times New Roman"/>
          <w:lang w:val="sr-Cyrl-BA"/>
        </w:rPr>
        <w:t>секунди, али</w:t>
      </w:r>
      <w:r w:rsidR="0046620A" w:rsidRPr="00BE13A5">
        <w:rPr>
          <w:rFonts w:cs="Times New Roman"/>
          <w:lang w:val="sr-Cyrl-BA"/>
        </w:rPr>
        <w:t>,</w:t>
      </w:r>
      <w:r w:rsidRPr="00BE13A5">
        <w:rPr>
          <w:rFonts w:cs="Times New Roman"/>
          <w:lang w:val="sr-Cyrl-BA"/>
        </w:rPr>
        <w:t xml:space="preserve"> са тачношћу тестирања од </w:t>
      </w:r>
      <w:r w:rsidR="00DC0BB9" w:rsidRPr="00A5730F">
        <w:rPr>
          <w:rFonts w:cs="Times New Roman"/>
          <w:lang w:val="sr-Cyrl-BA"/>
        </w:rPr>
        <w:t>67</w:t>
      </w:r>
      <w:r w:rsidRPr="00BE13A5">
        <w:rPr>
          <w:rFonts w:cs="Times New Roman"/>
          <w:lang w:val="sr-Cyrl-BA"/>
        </w:rPr>
        <w:t xml:space="preserve">%, не пружа довољну прецизност за неке захтјевније примјене. Слично томе, Gaussian Naive Bayes Classification је још бржи, али и даље пружа </w:t>
      </w:r>
      <w:r w:rsidR="00DC0BB9" w:rsidRPr="00A5730F">
        <w:rPr>
          <w:rFonts w:cs="Times New Roman"/>
          <w:lang w:val="sr-Cyrl-BA"/>
        </w:rPr>
        <w:t xml:space="preserve">малу </w:t>
      </w:r>
      <w:r w:rsidRPr="00BE13A5">
        <w:rPr>
          <w:rFonts w:cs="Times New Roman"/>
          <w:lang w:val="sr-Cyrl-BA"/>
        </w:rPr>
        <w:t xml:space="preserve">тачност </w:t>
      </w:r>
      <w:r w:rsidR="00DC0BB9" w:rsidRPr="00A5730F">
        <w:rPr>
          <w:rFonts w:cs="Times New Roman"/>
          <w:lang w:val="sr-Cyrl-BA"/>
        </w:rPr>
        <w:t>од</w:t>
      </w:r>
      <w:r w:rsidR="00DC0BB9" w:rsidRPr="00BE13A5">
        <w:rPr>
          <w:rFonts w:cs="Times New Roman"/>
          <w:lang w:val="sr-Cyrl-BA"/>
        </w:rPr>
        <w:t xml:space="preserve"> 7</w:t>
      </w:r>
      <w:r w:rsidR="00DC0BB9" w:rsidRPr="00A5730F">
        <w:rPr>
          <w:rFonts w:cs="Times New Roman"/>
          <w:lang w:val="sr-Cyrl-BA"/>
        </w:rPr>
        <w:t>0</w:t>
      </w:r>
      <w:r w:rsidRPr="00BE13A5">
        <w:rPr>
          <w:rFonts w:cs="Times New Roman"/>
          <w:lang w:val="sr-Cyrl-BA"/>
        </w:rPr>
        <w:t>%.</w:t>
      </w:r>
    </w:p>
    <w:p w14:paraId="1BCF14BC" w14:textId="6A4B974D" w:rsidR="00054C18" w:rsidRPr="00BE13A5" w:rsidRDefault="00054C18" w:rsidP="0020112D">
      <w:pPr>
        <w:pStyle w:val="NoSpacing"/>
        <w:rPr>
          <w:rFonts w:cs="Times New Roman"/>
          <w:lang w:val="sr-Cyrl-BA"/>
        </w:rPr>
      </w:pPr>
      <w:r w:rsidRPr="00BE13A5">
        <w:rPr>
          <w:rFonts w:cs="Times New Roman"/>
          <w:lang w:val="sr-Cyrl-BA"/>
        </w:rPr>
        <w:t>Gradient Boosting Classification</w:t>
      </w:r>
      <w:r w:rsidR="00DC0BB9" w:rsidRPr="00A5730F">
        <w:rPr>
          <w:rFonts w:cs="Times New Roman"/>
          <w:lang w:val="sr-Cyrl-BA"/>
        </w:rPr>
        <w:t xml:space="preserve"> и</w:t>
      </w:r>
      <w:r w:rsidRPr="00BE13A5">
        <w:rPr>
          <w:rFonts w:cs="Times New Roman"/>
          <w:lang w:val="sr-Cyrl-BA"/>
        </w:rPr>
        <w:t xml:space="preserve"> Support Vector Machine Classification</w:t>
      </w:r>
      <w:r w:rsidR="00065AB1" w:rsidRPr="00BE13A5">
        <w:rPr>
          <w:rFonts w:cs="Times New Roman"/>
          <w:lang w:val="sr-Cyrl-BA"/>
        </w:rPr>
        <w:t xml:space="preserve"> </w:t>
      </w:r>
      <w:r w:rsidRPr="00BE13A5">
        <w:rPr>
          <w:rFonts w:cs="Times New Roman"/>
          <w:lang w:val="sr-Cyrl-BA"/>
        </w:rPr>
        <w:t>су спорији модели али пружају врло добре резултате тачности тестирања</w:t>
      </w:r>
      <w:r w:rsidR="00DC0BB9" w:rsidRPr="00A5730F">
        <w:rPr>
          <w:rFonts w:cs="Times New Roman"/>
          <w:lang w:val="sr-Cyrl-BA"/>
        </w:rPr>
        <w:t xml:space="preserve"> од 81% и 97%.</w:t>
      </w:r>
    </w:p>
    <w:p w14:paraId="6701B16E" w14:textId="0120C59F" w:rsidR="00054C18" w:rsidRPr="00BE13A5" w:rsidRDefault="00054C18" w:rsidP="0020112D">
      <w:pPr>
        <w:pStyle w:val="NoSpacing"/>
        <w:rPr>
          <w:rFonts w:cs="Times New Roman"/>
          <w:lang w:val="sr-Cyrl-BA"/>
        </w:rPr>
      </w:pPr>
      <w:r w:rsidRPr="00BE13A5">
        <w:rPr>
          <w:rFonts w:cs="Times New Roman"/>
          <w:lang w:val="sr-Cyrl-BA"/>
        </w:rPr>
        <w:t xml:space="preserve">Модел попут </w:t>
      </w:r>
      <w:r w:rsidR="007C2EA9" w:rsidRPr="00BE13A5">
        <w:rPr>
          <w:rFonts w:cs="Times New Roman"/>
          <w:lang w:val="sr-Cyrl-BA"/>
        </w:rPr>
        <w:t>K-</w:t>
      </w:r>
      <w:r w:rsidRPr="00BE13A5">
        <w:rPr>
          <w:rFonts w:cs="Times New Roman"/>
          <w:lang w:val="sr-Cyrl-BA"/>
        </w:rPr>
        <w:t xml:space="preserve">Neighbors Classification, Decision Tree Classification i Light Gradient Boosting Machine Classification комбинују брзину с високом тачношћу, прелазећи </w:t>
      </w:r>
      <w:r w:rsidR="00DC0BB9" w:rsidRPr="00BE13A5">
        <w:rPr>
          <w:rFonts w:cs="Times New Roman"/>
          <w:lang w:val="sr-Cyrl-BA"/>
        </w:rPr>
        <w:t>9</w:t>
      </w:r>
      <w:r w:rsidR="00DC0BB9" w:rsidRPr="00A5730F">
        <w:rPr>
          <w:rFonts w:cs="Times New Roman"/>
          <w:lang w:val="sr-Cyrl-BA"/>
        </w:rPr>
        <w:t>0</w:t>
      </w:r>
      <w:r w:rsidRPr="00BE13A5">
        <w:rPr>
          <w:rFonts w:cs="Times New Roman"/>
          <w:lang w:val="sr-Cyrl-BA"/>
        </w:rPr>
        <w:t>% на тестирању. Међутим, савршена тачност тренирањ</w:t>
      </w:r>
      <w:r w:rsidR="00DC0BB9" w:rsidRPr="00A5730F">
        <w:rPr>
          <w:rFonts w:cs="Times New Roman"/>
          <w:lang w:val="sr-Cyrl-BA"/>
        </w:rPr>
        <w:t>а на скупу података за тренирање</w:t>
      </w:r>
      <w:r w:rsidRPr="00BE13A5">
        <w:rPr>
          <w:rFonts w:cs="Times New Roman"/>
          <w:lang w:val="sr-Cyrl-BA"/>
        </w:rPr>
        <w:t xml:space="preserve"> код Decision Tree и Light Gradient Boosting </w:t>
      </w:r>
      <w:r w:rsidR="00DC0BB9" w:rsidRPr="00BE13A5">
        <w:rPr>
          <w:rFonts w:cs="Times New Roman"/>
          <w:lang w:val="sr-Cyrl-BA"/>
        </w:rPr>
        <w:t xml:space="preserve">Machine Classification </w:t>
      </w:r>
      <w:r w:rsidRPr="00BE13A5">
        <w:rPr>
          <w:rFonts w:cs="Times New Roman"/>
          <w:lang w:val="sr-Cyrl-BA"/>
        </w:rPr>
        <w:t>алгоритама може указивати на потенцијално преприлагођавање, што значи да модел може неадекватно генерализовати на невиђеним подацима.</w:t>
      </w:r>
    </w:p>
    <w:p w14:paraId="73747C07" w14:textId="74CF93F7" w:rsidR="00D43EBF" w:rsidRPr="00A5730F" w:rsidRDefault="00054C18" w:rsidP="00D43EBF">
      <w:pPr>
        <w:pStyle w:val="NoSpacing"/>
        <w:rPr>
          <w:rFonts w:cs="Times New Roman"/>
          <w:lang w:val="sr-Cyrl-BA"/>
        </w:rPr>
      </w:pPr>
      <w:r w:rsidRPr="00BE13A5">
        <w:rPr>
          <w:rFonts w:cs="Times New Roman"/>
          <w:lang w:val="sr-Cyrl-BA"/>
        </w:rPr>
        <w:t xml:space="preserve">Иако </w:t>
      </w:r>
      <w:r w:rsidR="007C2EA9" w:rsidRPr="00BE13A5">
        <w:rPr>
          <w:rFonts w:cs="Times New Roman"/>
          <w:lang w:val="sr-Cyrl-BA"/>
        </w:rPr>
        <w:t xml:space="preserve">и други алгоритми пружају снажне перформансе, </w:t>
      </w:r>
      <w:r w:rsidRPr="00BE13A5">
        <w:rPr>
          <w:rFonts w:cs="Times New Roman"/>
          <w:lang w:val="sr-Cyrl-BA"/>
        </w:rPr>
        <w:t>Random Forest Classification</w:t>
      </w:r>
      <w:r w:rsidR="007C2EA9" w:rsidRPr="00BE13A5">
        <w:rPr>
          <w:rFonts w:cs="Times New Roman"/>
          <w:lang w:val="sr-Cyrl-BA"/>
        </w:rPr>
        <w:t xml:space="preserve"> се истиче као најпрецизнији са </w:t>
      </w:r>
      <w:r w:rsidRPr="00BE13A5">
        <w:rPr>
          <w:rFonts w:cs="Times New Roman"/>
          <w:lang w:val="sr-Cyrl-BA"/>
        </w:rPr>
        <w:t>изузетн</w:t>
      </w:r>
      <w:r w:rsidR="007C2EA9" w:rsidRPr="00BE13A5">
        <w:rPr>
          <w:rFonts w:cs="Times New Roman"/>
          <w:lang w:val="sr-Cyrl-BA"/>
        </w:rPr>
        <w:t>ом</w:t>
      </w:r>
      <w:r w:rsidRPr="00BE13A5">
        <w:rPr>
          <w:rFonts w:cs="Times New Roman"/>
          <w:lang w:val="sr-Cyrl-BA"/>
        </w:rPr>
        <w:t xml:space="preserve"> тачно</w:t>
      </w:r>
      <w:r w:rsidR="007C2EA9" w:rsidRPr="00BE13A5">
        <w:rPr>
          <w:rFonts w:cs="Times New Roman"/>
          <w:lang w:val="sr-Cyrl-BA"/>
        </w:rPr>
        <w:t>шћу тестирања</w:t>
      </w:r>
      <w:r w:rsidRPr="00BE13A5">
        <w:rPr>
          <w:rFonts w:cs="Times New Roman"/>
          <w:lang w:val="sr-Cyrl-BA"/>
        </w:rPr>
        <w:t xml:space="preserve"> од </w:t>
      </w:r>
      <w:r w:rsidR="00DC0BB9" w:rsidRPr="00A5730F">
        <w:rPr>
          <w:rFonts w:cs="Times New Roman"/>
          <w:lang w:val="sr-Cyrl-BA"/>
        </w:rPr>
        <w:t>9</w:t>
      </w:r>
      <w:r w:rsidRPr="00BE13A5">
        <w:rPr>
          <w:rFonts w:cs="Times New Roman"/>
          <w:lang w:val="sr-Cyrl-BA"/>
        </w:rPr>
        <w:t>7%</w:t>
      </w:r>
      <w:r w:rsidR="007C2EA9" w:rsidRPr="00BE13A5">
        <w:rPr>
          <w:rFonts w:cs="Times New Roman"/>
          <w:lang w:val="sr-Cyrl-BA"/>
        </w:rPr>
        <w:t>. Иако није алгоритам који се извршава најбрже, вријеме извршавања од око 1.</w:t>
      </w:r>
      <w:r w:rsidR="00DC0BB9" w:rsidRPr="00A5730F">
        <w:rPr>
          <w:rFonts w:cs="Times New Roman"/>
          <w:lang w:val="sr-Cyrl-BA"/>
        </w:rPr>
        <w:t>6</w:t>
      </w:r>
      <w:r w:rsidR="007C2EA9" w:rsidRPr="00BE13A5">
        <w:rPr>
          <w:rFonts w:cs="Times New Roman"/>
          <w:lang w:val="sr-Cyrl-BA"/>
        </w:rPr>
        <w:t xml:space="preserve"> секунди је </w:t>
      </w:r>
      <w:r w:rsidR="007B334A" w:rsidRPr="00BE13A5">
        <w:rPr>
          <w:rFonts w:cs="Times New Roman"/>
          <w:lang w:val="sr-Cyrl-BA"/>
        </w:rPr>
        <w:t>прихватљиво</w:t>
      </w:r>
      <w:r w:rsidR="007C2EA9" w:rsidRPr="00BE13A5">
        <w:rPr>
          <w:rFonts w:cs="Times New Roman"/>
          <w:lang w:val="sr-Cyrl-BA"/>
        </w:rPr>
        <w:t xml:space="preserve"> за потребе мјерења броја особа у просторији</w:t>
      </w:r>
      <w:r w:rsidR="007B334A" w:rsidRPr="00BE13A5">
        <w:rPr>
          <w:rFonts w:cs="Times New Roman"/>
          <w:lang w:val="sr-Cyrl-BA"/>
        </w:rPr>
        <w:t>, пошто ће се модел само једном тренирати</w:t>
      </w:r>
      <w:r w:rsidR="007C2EA9" w:rsidRPr="00BE13A5">
        <w:rPr>
          <w:rFonts w:cs="Times New Roman"/>
          <w:lang w:val="sr-Cyrl-BA"/>
        </w:rPr>
        <w:t>. Њ</w:t>
      </w:r>
      <w:r w:rsidRPr="00BE13A5">
        <w:rPr>
          <w:rFonts w:cs="Times New Roman"/>
          <w:lang w:val="sr-Cyrl-BA"/>
        </w:rPr>
        <w:t>егова савршена тачност тренирања</w:t>
      </w:r>
      <w:r w:rsidR="00DC0BB9" w:rsidRPr="00A5730F">
        <w:rPr>
          <w:rFonts w:cs="Times New Roman"/>
          <w:lang w:val="sr-Cyrl-BA"/>
        </w:rPr>
        <w:t xml:space="preserve"> на скупу података за тренирање</w:t>
      </w:r>
      <w:r w:rsidRPr="00BE13A5">
        <w:rPr>
          <w:rFonts w:cs="Times New Roman"/>
          <w:lang w:val="sr-Cyrl-BA"/>
        </w:rPr>
        <w:t xml:space="preserve"> такође указује на могућност преприлагођавања</w:t>
      </w:r>
      <w:r w:rsidR="00DC0BB9" w:rsidRPr="00A5730F">
        <w:rPr>
          <w:rFonts w:cs="Times New Roman"/>
          <w:lang w:val="sr-Cyrl-BA"/>
        </w:rPr>
        <w:t>.</w:t>
      </w:r>
    </w:p>
    <w:p w14:paraId="6C339C21" w14:textId="416DCC59" w:rsidR="000C4025" w:rsidRPr="00BE13A5" w:rsidRDefault="000C4025" w:rsidP="000C4025">
      <w:pPr>
        <w:pStyle w:val="NoSpacing"/>
        <w:rPr>
          <w:lang w:val="sr-Cyrl-BA"/>
        </w:rPr>
      </w:pPr>
      <w:r w:rsidRPr="00BE13A5">
        <w:rPr>
          <w:lang w:val="sr-Cyrl-BA"/>
        </w:rPr>
        <w:t>Матрица конфузије</w:t>
      </w:r>
      <w:r w:rsidRPr="00A5730F">
        <w:rPr>
          <w:lang w:val="sr-Cyrl-BA"/>
        </w:rPr>
        <w:t xml:space="preserve"> (слика 5.4)</w:t>
      </w:r>
      <w:r w:rsidRPr="00BE13A5">
        <w:rPr>
          <w:lang w:val="sr-Cyrl-BA"/>
        </w:rPr>
        <w:t xml:space="preserve"> је табела која се користи за оцјену перформанси модела машинског учења, нарочито у задацима класификације. Она је посебно корисна за визуализацију перформанси када су класе дисбалансиране. Матрица показује број исправних и погрешних предвиђања у односу на стварне класе, односно тачне вриједности. Структура матрице конфузије за бинарну класификацију обично изгледа </w:t>
      </w:r>
      <w:r w:rsidRPr="00A5730F">
        <w:rPr>
          <w:lang w:val="sr-Cyrl-BA"/>
        </w:rPr>
        <w:t>као на слици 5.4.</w:t>
      </w:r>
    </w:p>
    <w:p w14:paraId="6660276C" w14:textId="3F591B5E" w:rsidR="000C4025" w:rsidRPr="00BE13A5" w:rsidRDefault="000C4025" w:rsidP="000C4025">
      <w:pPr>
        <w:pStyle w:val="NoSpacing"/>
        <w:spacing w:before="240"/>
        <w:ind w:firstLine="0"/>
        <w:jc w:val="center"/>
        <w:rPr>
          <w:lang w:val="sr-Cyrl-BA"/>
        </w:rPr>
      </w:pPr>
      <w:r w:rsidRPr="00BE13A5">
        <w:rPr>
          <w:noProof/>
          <w:lang w:val="sr-Cyrl-BA"/>
        </w:rPr>
        <w:drawing>
          <wp:inline distT="0" distB="0" distL="0" distR="0" wp14:anchorId="1497CE28" wp14:editId="275E4691">
            <wp:extent cx="3271209" cy="2182091"/>
            <wp:effectExtent l="0" t="0" r="5715" b="8890"/>
            <wp:docPr id="14570183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92302" cy="2196161"/>
                    </a:xfrm>
                    <a:prstGeom prst="rect">
                      <a:avLst/>
                    </a:prstGeom>
                    <a:noFill/>
                    <a:ln>
                      <a:noFill/>
                    </a:ln>
                  </pic:spPr>
                </pic:pic>
              </a:graphicData>
            </a:graphic>
          </wp:inline>
        </w:drawing>
      </w:r>
      <w:r w:rsidRPr="00BE13A5">
        <w:rPr>
          <w:lang w:val="sr-Cyrl-BA"/>
        </w:rPr>
        <w:t xml:space="preserve"> </w:t>
      </w:r>
    </w:p>
    <w:p w14:paraId="26668668" w14:textId="08FC68DA" w:rsidR="000C4025" w:rsidRPr="00BE13A5" w:rsidRDefault="000C4025" w:rsidP="00BE13A5">
      <w:pPr>
        <w:pStyle w:val="NoSpacing"/>
        <w:spacing w:after="240"/>
        <w:ind w:firstLine="0"/>
        <w:jc w:val="center"/>
        <w:rPr>
          <w:lang w:val="sr-Cyrl-BA"/>
        </w:rPr>
      </w:pPr>
      <w:r w:rsidRPr="00A5730F">
        <w:rPr>
          <w:rFonts w:cs="Times New Roman"/>
          <w:i/>
          <w:iCs/>
          <w:lang w:val="sr-Cyrl-BA"/>
        </w:rPr>
        <w:t>Слика 5.</w:t>
      </w:r>
      <w:r w:rsidR="00C804A5" w:rsidRPr="00A5730F">
        <w:rPr>
          <w:rFonts w:cs="Times New Roman"/>
          <w:i/>
          <w:iCs/>
          <w:lang w:val="sr-Cyrl-BA"/>
        </w:rPr>
        <w:t>5</w:t>
      </w:r>
      <w:r w:rsidRPr="00A5730F">
        <w:rPr>
          <w:rFonts w:cs="Times New Roman"/>
          <w:i/>
          <w:iCs/>
          <w:lang w:val="sr-Cyrl-BA"/>
        </w:rPr>
        <w:t>. Графички приказ матрице конфузије</w:t>
      </w:r>
    </w:p>
    <w:p w14:paraId="1EBBA762" w14:textId="0BD61D65" w:rsidR="00F629CF" w:rsidRPr="00BE13A5" w:rsidRDefault="000C4025" w:rsidP="00BE13A5">
      <w:pPr>
        <w:pStyle w:val="NoSpacing"/>
        <w:rPr>
          <w:lang w:val="sr-Cyrl-BA"/>
        </w:rPr>
      </w:pPr>
      <w:r w:rsidRPr="00BE13A5">
        <w:rPr>
          <w:lang w:val="sr-Cyrl-BA"/>
        </w:rPr>
        <w:t xml:space="preserve">На основу матрице конфузије на слици 5.5, могу се уочити високе вриједности на главној дијагонали. </w:t>
      </w:r>
      <w:r w:rsidR="00F629CF" w:rsidRPr="00BE13A5">
        <w:rPr>
          <w:lang w:val="sr-Cyrl-BA"/>
        </w:rPr>
        <w:t xml:space="preserve">Прво, модел изузетно добро класификује примјере који припадају класи </w:t>
      </w:r>
      <w:r w:rsidR="00F629CF" w:rsidRPr="00BE13A5">
        <w:rPr>
          <w:b/>
          <w:bCs/>
          <w:lang w:val="sr-Cyrl-BA"/>
        </w:rPr>
        <w:t>co2</w:t>
      </w:r>
      <w:r w:rsidR="00F629CF" w:rsidRPr="00BE13A5">
        <w:rPr>
          <w:lang w:val="sr-Cyrl-BA"/>
        </w:rPr>
        <w:t xml:space="preserve">, што се види из великог броја тачних предвиђања. Исто тако, класе </w:t>
      </w:r>
      <w:r w:rsidR="00F629CF" w:rsidRPr="00BE13A5">
        <w:rPr>
          <w:b/>
          <w:bCs/>
          <w:lang w:val="sr-Cyrl-BA"/>
        </w:rPr>
        <w:t>humidity</w:t>
      </w:r>
      <w:r w:rsidR="00F629CF" w:rsidRPr="00BE13A5">
        <w:rPr>
          <w:lang w:val="sr-Cyrl-BA"/>
        </w:rPr>
        <w:t xml:space="preserve">, </w:t>
      </w:r>
      <w:r w:rsidR="00F629CF" w:rsidRPr="00BE13A5">
        <w:rPr>
          <w:b/>
          <w:bCs/>
          <w:lang w:val="sr-Cyrl-BA"/>
        </w:rPr>
        <w:t>light</w:t>
      </w:r>
      <w:r w:rsidR="00F629CF" w:rsidRPr="00BE13A5">
        <w:rPr>
          <w:lang w:val="sr-Cyrl-BA"/>
        </w:rPr>
        <w:t xml:space="preserve">, </w:t>
      </w:r>
      <w:r w:rsidR="00F629CF" w:rsidRPr="00BE13A5">
        <w:rPr>
          <w:b/>
          <w:bCs/>
          <w:lang w:val="sr-Cyrl-BA"/>
        </w:rPr>
        <w:t>motion</w:t>
      </w:r>
      <w:r w:rsidR="00F629CF" w:rsidRPr="00BE13A5">
        <w:rPr>
          <w:lang w:val="sr-Cyrl-BA"/>
        </w:rPr>
        <w:t xml:space="preserve"> и </w:t>
      </w:r>
      <w:r w:rsidR="00F629CF" w:rsidRPr="00BE13A5">
        <w:rPr>
          <w:b/>
          <w:bCs/>
          <w:lang w:val="sr-Cyrl-BA"/>
        </w:rPr>
        <w:t>person_count</w:t>
      </w:r>
      <w:r w:rsidR="00F629CF" w:rsidRPr="00BE13A5">
        <w:rPr>
          <w:lang w:val="sr-Cyrl-BA"/>
        </w:rPr>
        <w:t xml:space="preserve"> такође имају релативно висок број тачно класификованих примјерака. Ово упућује на то да модел добро хвата карактеристике које су релевантне за ове класе.</w:t>
      </w:r>
    </w:p>
    <w:p w14:paraId="4BD12A5B" w14:textId="4C329B5C" w:rsidR="00F629CF" w:rsidRPr="00BE13A5" w:rsidRDefault="00F629CF" w:rsidP="00BE13A5">
      <w:pPr>
        <w:pStyle w:val="NoSpacing"/>
        <w:rPr>
          <w:lang w:val="sr-Cyrl-BA"/>
        </w:rPr>
      </w:pPr>
      <w:r w:rsidRPr="00BE13A5">
        <w:rPr>
          <w:lang w:val="sr-Cyrl-BA"/>
        </w:rPr>
        <w:t>С</w:t>
      </w:r>
      <w:ins w:id="516" w:author="Aleksandar Kelec" w:date="2024-02-26T11:27:00Z">
        <w:r w:rsidR="00AC6C3A">
          <w:rPr>
            <w:lang w:val="sr-Cyrl-BA"/>
          </w:rPr>
          <w:t>а</w:t>
        </w:r>
      </w:ins>
      <w:r w:rsidRPr="00BE13A5">
        <w:rPr>
          <w:lang w:val="sr-Cyrl-BA"/>
        </w:rPr>
        <w:t xml:space="preserve"> друге стране, класе као што су </w:t>
      </w:r>
      <w:r w:rsidRPr="00BE13A5">
        <w:rPr>
          <w:b/>
          <w:bCs/>
          <w:lang w:val="sr-Cyrl-BA"/>
        </w:rPr>
        <w:t>month</w:t>
      </w:r>
      <w:r w:rsidRPr="00BE13A5">
        <w:rPr>
          <w:lang w:val="sr-Cyrl-BA"/>
        </w:rPr>
        <w:t xml:space="preserve">, </w:t>
      </w:r>
      <w:r w:rsidRPr="00BE13A5">
        <w:rPr>
          <w:b/>
          <w:bCs/>
          <w:lang w:val="sr-Cyrl-BA"/>
        </w:rPr>
        <w:t>day</w:t>
      </w:r>
      <w:r w:rsidRPr="00BE13A5">
        <w:rPr>
          <w:lang w:val="sr-Cyrl-BA"/>
        </w:rPr>
        <w:t xml:space="preserve"> и </w:t>
      </w:r>
      <w:r w:rsidRPr="00BE13A5">
        <w:rPr>
          <w:b/>
          <w:bCs/>
          <w:lang w:val="sr-Cyrl-BA"/>
        </w:rPr>
        <w:t>hour</w:t>
      </w:r>
      <w:r w:rsidRPr="00BE13A5">
        <w:rPr>
          <w:lang w:val="sr-Cyrl-BA"/>
        </w:rPr>
        <w:t xml:space="preserve"> имају мањи број тачно класификованих примјерака, што може указивати на то да моделу можда недостају </w:t>
      </w:r>
      <w:r w:rsidRPr="00BE13A5">
        <w:rPr>
          <w:lang w:val="sr-Cyrl-BA"/>
        </w:rPr>
        <w:lastRenderedPageBreak/>
        <w:t xml:space="preserve">релевантне карактеристике или је потребно додатно усавршавање да би боље разликовао временске периоде. </w:t>
      </w:r>
    </w:p>
    <w:p w14:paraId="323C5C9C" w14:textId="3074ED15" w:rsidR="00F629CF" w:rsidRPr="00BE13A5" w:rsidRDefault="00F629CF" w:rsidP="00F629CF">
      <w:pPr>
        <w:pStyle w:val="NoSpacing"/>
        <w:rPr>
          <w:lang w:val="sr-Cyrl-BA"/>
        </w:rPr>
      </w:pPr>
      <w:r w:rsidRPr="00A5730F">
        <w:rPr>
          <w:lang w:val="sr-Cyrl-BA"/>
        </w:rPr>
        <w:t>М</w:t>
      </w:r>
      <w:r w:rsidRPr="00BE13A5">
        <w:rPr>
          <w:lang w:val="sr-Cyrl-BA"/>
        </w:rPr>
        <w:t xml:space="preserve">одел показује извјесну способност да разликује </w:t>
      </w:r>
      <w:r w:rsidRPr="00BE13A5">
        <w:rPr>
          <w:b/>
          <w:bCs/>
          <w:lang w:val="sr-Cyrl-BA"/>
        </w:rPr>
        <w:t>temperature</w:t>
      </w:r>
      <w:r w:rsidRPr="00BE13A5">
        <w:rPr>
          <w:lang w:val="sr-Cyrl-BA"/>
        </w:rPr>
        <w:t xml:space="preserve">, али се суочава са изазовима у класификацији </w:t>
      </w:r>
      <w:r w:rsidRPr="00BE13A5">
        <w:rPr>
          <w:b/>
          <w:bCs/>
          <w:lang w:val="sr-Cyrl-BA"/>
        </w:rPr>
        <w:t>month</w:t>
      </w:r>
      <w:r w:rsidRPr="00BE13A5">
        <w:rPr>
          <w:lang w:val="sr-Cyrl-BA"/>
        </w:rPr>
        <w:t xml:space="preserve">, </w:t>
      </w:r>
      <w:r w:rsidRPr="00BE13A5">
        <w:rPr>
          <w:b/>
          <w:bCs/>
          <w:lang w:val="sr-Cyrl-BA"/>
        </w:rPr>
        <w:t>day</w:t>
      </w:r>
      <w:r w:rsidRPr="00A5730F">
        <w:rPr>
          <w:lang w:val="sr-Cyrl-BA"/>
        </w:rPr>
        <w:t xml:space="preserve"> </w:t>
      </w:r>
      <w:r w:rsidRPr="00BE13A5">
        <w:rPr>
          <w:lang w:val="sr-Cyrl-BA"/>
        </w:rPr>
        <w:t xml:space="preserve">и </w:t>
      </w:r>
      <w:r w:rsidRPr="00BE13A5">
        <w:rPr>
          <w:b/>
          <w:bCs/>
          <w:lang w:val="sr-Cyrl-BA"/>
        </w:rPr>
        <w:t>hour</w:t>
      </w:r>
      <w:r w:rsidRPr="00BE13A5">
        <w:rPr>
          <w:lang w:val="sr-Cyrl-BA"/>
        </w:rPr>
        <w:t>, што може указивати на сложеност у обради и класификацији временских података. Ово може бити због везе између времена и температуре која захтева софистици</w:t>
      </w:r>
      <w:r w:rsidRPr="00A5730F">
        <w:rPr>
          <w:lang w:val="sr-Cyrl-BA"/>
        </w:rPr>
        <w:t>раније</w:t>
      </w:r>
      <w:r w:rsidRPr="00BE13A5">
        <w:rPr>
          <w:lang w:val="sr-Cyrl-BA"/>
        </w:rPr>
        <w:t xml:space="preserve"> методе за детекцију узорака.</w:t>
      </w:r>
    </w:p>
    <w:p w14:paraId="53C77670" w14:textId="77777777" w:rsidR="00F629CF" w:rsidRPr="00BE13A5" w:rsidRDefault="00F629CF" w:rsidP="00F629CF">
      <w:pPr>
        <w:pStyle w:val="NoSpacing"/>
        <w:spacing w:before="240"/>
        <w:ind w:firstLine="0"/>
        <w:jc w:val="center"/>
        <w:rPr>
          <w:rFonts w:cs="Times New Roman"/>
          <w:lang w:val="sr-Cyrl-BA"/>
        </w:rPr>
      </w:pPr>
      <w:r w:rsidRPr="00BE13A5">
        <w:rPr>
          <w:rFonts w:cs="Times New Roman"/>
          <w:noProof/>
          <w:lang w:val="sr-Cyrl-BA"/>
        </w:rPr>
        <w:drawing>
          <wp:inline distT="0" distB="0" distL="0" distR="0" wp14:anchorId="719E8AB3" wp14:editId="6A3BEB1D">
            <wp:extent cx="4064434" cy="4100946"/>
            <wp:effectExtent l="0" t="0" r="0" b="0"/>
            <wp:docPr id="11541707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70407" cy="4106972"/>
                    </a:xfrm>
                    <a:prstGeom prst="rect">
                      <a:avLst/>
                    </a:prstGeom>
                    <a:noFill/>
                    <a:ln>
                      <a:noFill/>
                    </a:ln>
                  </pic:spPr>
                </pic:pic>
              </a:graphicData>
            </a:graphic>
          </wp:inline>
        </w:drawing>
      </w:r>
    </w:p>
    <w:p w14:paraId="715E0983" w14:textId="54C45DE0" w:rsidR="00F629CF" w:rsidRPr="00BE13A5" w:rsidRDefault="00F629CF" w:rsidP="00BE13A5">
      <w:pPr>
        <w:pStyle w:val="NoSpacing"/>
        <w:spacing w:after="240"/>
        <w:ind w:firstLine="0"/>
        <w:jc w:val="center"/>
        <w:rPr>
          <w:i/>
          <w:iCs/>
          <w:lang w:val="sr-Cyrl-BA"/>
        </w:rPr>
      </w:pPr>
      <w:r w:rsidRPr="00A5730F">
        <w:rPr>
          <w:rFonts w:cs="Times New Roman"/>
          <w:i/>
          <w:iCs/>
          <w:lang w:val="sr-Cyrl-BA"/>
        </w:rPr>
        <w:t>Слика 5.</w:t>
      </w:r>
      <w:r w:rsidR="00C804A5" w:rsidRPr="00A5730F">
        <w:rPr>
          <w:rFonts w:cs="Times New Roman"/>
          <w:i/>
          <w:iCs/>
          <w:lang w:val="sr-Cyrl-BA"/>
        </w:rPr>
        <w:t>6</w:t>
      </w:r>
      <w:r w:rsidRPr="00A5730F">
        <w:rPr>
          <w:rFonts w:cs="Times New Roman"/>
          <w:i/>
          <w:iCs/>
          <w:lang w:val="sr-Cyrl-BA"/>
        </w:rPr>
        <w:t>. Графички приказ матрице конфузије Random Forest Classification модела</w:t>
      </w:r>
    </w:p>
    <w:p w14:paraId="0731F519" w14:textId="1E059588" w:rsidR="00F629CF" w:rsidRPr="00BE13A5" w:rsidRDefault="00F629CF" w:rsidP="00BE13A5">
      <w:pPr>
        <w:pStyle w:val="NoSpacing"/>
        <w:rPr>
          <w:lang w:val="sr-Cyrl-BA"/>
        </w:rPr>
      </w:pPr>
      <w:r w:rsidRPr="00A5730F">
        <w:rPr>
          <w:lang w:val="sr-Cyrl-BA"/>
        </w:rPr>
        <w:t>И</w:t>
      </w:r>
      <w:r w:rsidRPr="00BE13A5">
        <w:rPr>
          <w:lang w:val="sr-Cyrl-BA"/>
        </w:rPr>
        <w:t>ако модел има добру основу за препознавање неких класа, оптимизација модела и фино подешавање, као и примјена напредних техника за обраду временских серија, могли би бити потребни да би се побољшала прецизност и свеобухватност у класификацији комплекснијих шаблона као што су временски подаци.</w:t>
      </w:r>
    </w:p>
    <w:p w14:paraId="696898C8" w14:textId="1946980C" w:rsidR="007C2EA9" w:rsidRPr="00BE13A5" w:rsidRDefault="007C2EA9" w:rsidP="00D43EBF">
      <w:pPr>
        <w:pStyle w:val="NoSpacing"/>
        <w:rPr>
          <w:rFonts w:cs="Times New Roman"/>
          <w:lang w:val="sr-Cyrl-BA"/>
        </w:rPr>
      </w:pPr>
      <w:r w:rsidRPr="00BE13A5">
        <w:rPr>
          <w:rFonts w:cs="Times New Roman"/>
          <w:lang w:val="sr-Cyrl-BA"/>
        </w:rPr>
        <w:br w:type="page"/>
      </w:r>
    </w:p>
    <w:p w14:paraId="52E25E17" w14:textId="14F48BBB" w:rsidR="00F942A4" w:rsidRPr="00A5730F" w:rsidRDefault="00F942A4" w:rsidP="00F942A4">
      <w:pPr>
        <w:pStyle w:val="Heading1"/>
        <w:numPr>
          <w:ilvl w:val="0"/>
          <w:numId w:val="1"/>
        </w:numPr>
        <w:rPr>
          <w:rFonts w:cs="Times New Roman"/>
          <w:lang w:val="sr-Cyrl-BA"/>
        </w:rPr>
      </w:pPr>
      <w:bookmarkStart w:id="517" w:name="_Toc162247193"/>
      <w:r w:rsidRPr="00A5730F">
        <w:rPr>
          <w:rFonts w:cs="Times New Roman"/>
          <w:lang w:val="sr-Cyrl-BA"/>
        </w:rPr>
        <w:lastRenderedPageBreak/>
        <w:t>Закључак</w:t>
      </w:r>
      <w:bookmarkEnd w:id="517"/>
    </w:p>
    <w:p w14:paraId="46DF45B6" w14:textId="77777777" w:rsidR="00B20694" w:rsidRPr="00A5730F" w:rsidRDefault="00B20694" w:rsidP="00B20694">
      <w:pPr>
        <w:pStyle w:val="NoSpacing"/>
        <w:rPr>
          <w:rFonts w:cs="Times New Roman"/>
          <w:lang w:val="sr-Cyrl-BA"/>
        </w:rPr>
      </w:pPr>
      <w:r w:rsidRPr="00A5730F">
        <w:rPr>
          <w:rFonts w:cs="Times New Roman"/>
          <w:lang w:val="sr-Cyrl-BA"/>
        </w:rPr>
        <w:t>Машинско учење ствара нове могућности у свијету технологије, омогућавајући рачунарима да „уче“ из података и доносе одлуке које превазилазе класично програмирање. Ове способности постају кључне у ситуацијама гдје су проблеми комплексни и динамични.</w:t>
      </w:r>
    </w:p>
    <w:p w14:paraId="6B450BB4" w14:textId="3C091E71" w:rsidR="00B20694" w:rsidRPr="00A5730F" w:rsidRDefault="00B20694" w:rsidP="00B20694">
      <w:pPr>
        <w:pStyle w:val="NoSpacing"/>
        <w:rPr>
          <w:rFonts w:cs="Times New Roman"/>
          <w:lang w:val="sr-Cyrl-BA"/>
        </w:rPr>
      </w:pPr>
      <w:r w:rsidRPr="00A5730F">
        <w:rPr>
          <w:rFonts w:cs="Times New Roman"/>
          <w:lang w:val="sr-Cyrl-BA"/>
        </w:rPr>
        <w:t>У посљедњих неколико година, машинско учење и вјештачка интелигенција доживјели су праву ренесансу захваљујући брзим технолошким иновацијама. Савремене примјене машинског учења нису само унаприједиле традиционалне области попут препознавања слика или предвиђањ</w:t>
      </w:r>
      <w:r w:rsidR="00253CD2" w:rsidRPr="00A5730F">
        <w:rPr>
          <w:rFonts w:cs="Times New Roman"/>
          <w:lang w:val="sr-Cyrl-BA"/>
        </w:rPr>
        <w:t>а</w:t>
      </w:r>
      <w:r w:rsidRPr="00A5730F">
        <w:rPr>
          <w:rFonts w:cs="Times New Roman"/>
          <w:lang w:val="sr-Cyrl-BA"/>
        </w:rPr>
        <w:t xml:space="preserve"> текста, већ су и отвориле врата за револуционарне могућности у интеракцији са рачунарима и обради природног језика (</w:t>
      </w:r>
      <w:r w:rsidRPr="00BE13A5">
        <w:rPr>
          <w:rFonts w:cs="Times New Roman"/>
          <w:lang w:val="sr-Cyrl-BA"/>
        </w:rPr>
        <w:t>OpenAI ChatGPT</w:t>
      </w:r>
      <w:r w:rsidR="00F629CF" w:rsidRPr="00A5730F">
        <w:rPr>
          <w:rFonts w:cs="Times New Roman"/>
          <w:lang w:val="sr-Cyrl-BA"/>
        </w:rPr>
        <w:t xml:space="preserve"> </w:t>
      </w:r>
      <w:r w:rsidRPr="00A5730F">
        <w:rPr>
          <w:rFonts w:cs="Times New Roman"/>
          <w:lang w:val="sr-Cyrl-BA"/>
        </w:rPr>
        <w:t xml:space="preserve">и </w:t>
      </w:r>
      <w:r w:rsidRPr="00BE13A5">
        <w:rPr>
          <w:rFonts w:cs="Times New Roman"/>
          <w:lang w:val="sr-Cyrl-BA"/>
        </w:rPr>
        <w:t xml:space="preserve">Google </w:t>
      </w:r>
      <w:r w:rsidR="00FB707A" w:rsidRPr="00BE13A5">
        <w:rPr>
          <w:rFonts w:cs="Times New Roman"/>
          <w:lang w:val="sr-Cyrl-BA"/>
        </w:rPr>
        <w:t>Gemini</w:t>
      </w:r>
      <w:r w:rsidRPr="00A5730F">
        <w:rPr>
          <w:rFonts w:cs="Times New Roman"/>
          <w:lang w:val="sr-Cyrl-BA"/>
        </w:rPr>
        <w:t>).</w:t>
      </w:r>
    </w:p>
    <w:p w14:paraId="12895599" w14:textId="77777777" w:rsidR="001D5250" w:rsidRPr="00BE13A5" w:rsidRDefault="001D5250" w:rsidP="001D5250">
      <w:pPr>
        <w:pStyle w:val="NoSpacing"/>
        <w:rPr>
          <w:rFonts w:cs="Times New Roman"/>
          <w:lang w:val="sr-Cyrl-BA"/>
        </w:rPr>
      </w:pPr>
      <w:r w:rsidRPr="00A5730F">
        <w:rPr>
          <w:rFonts w:cs="Times New Roman"/>
          <w:lang w:val="sr-Cyrl-BA"/>
        </w:rPr>
        <w:t>У оквиру овог дипломског рада, фокус је на примјени машинског учења у контексту предвиђања броја особа у просторији. Таква предвиђања могу имати широку примјену, од оптимизације клима уређаја до повећања безбједности простора.</w:t>
      </w:r>
    </w:p>
    <w:p w14:paraId="1CECE0C2" w14:textId="0BE108BB" w:rsidR="001D5250" w:rsidRPr="00A5730F" w:rsidRDefault="001D5250" w:rsidP="001D5250">
      <w:pPr>
        <w:pStyle w:val="NoSpacing"/>
        <w:rPr>
          <w:rFonts w:cs="Times New Roman"/>
          <w:lang w:val="sr-Cyrl-BA"/>
        </w:rPr>
      </w:pPr>
      <w:r w:rsidRPr="00A5730F">
        <w:rPr>
          <w:rFonts w:cs="Times New Roman"/>
          <w:lang w:val="sr-Cyrl-BA"/>
        </w:rPr>
        <w:t xml:space="preserve">Током израде овог рада, нагласак је стављен на цјелокупан процес развоја рјешења. Почетак је обиљежило прикупљање релевантних података (проналазак одговарајућег скупа података), који су основ сваког модела машинског учења. Након тога, подаци су обрађени и анализирани како </w:t>
      </w:r>
      <w:r w:rsidR="00381B21" w:rsidRPr="00A5730F">
        <w:rPr>
          <w:rFonts w:cs="Times New Roman"/>
          <w:lang w:val="sr-Cyrl-BA"/>
        </w:rPr>
        <w:t>б</w:t>
      </w:r>
      <w:r w:rsidRPr="00A5730F">
        <w:rPr>
          <w:rFonts w:cs="Times New Roman"/>
          <w:lang w:val="sr-Cyrl-BA"/>
        </w:rPr>
        <w:t>и се идентификовали кључни обрасци и информације. Овај корак је од суштинског значаја, јер квалитет улазних података директно утиче на тачност и ефикасност коначног модела.</w:t>
      </w:r>
    </w:p>
    <w:p w14:paraId="3BF6CD2A" w14:textId="77777777" w:rsidR="001D5250" w:rsidRPr="00A5730F" w:rsidRDefault="001D5250" w:rsidP="001D5250">
      <w:pPr>
        <w:pStyle w:val="NoSpacing"/>
        <w:rPr>
          <w:rFonts w:cs="Times New Roman"/>
          <w:lang w:val="sr-Cyrl-BA"/>
        </w:rPr>
      </w:pPr>
      <w:r w:rsidRPr="00A5730F">
        <w:rPr>
          <w:rFonts w:cs="Times New Roman"/>
          <w:lang w:val="sr-Cyrl-BA"/>
        </w:rPr>
        <w:t xml:space="preserve">Правилна процјена модела је неопходна како би се осигурало да модел не само да ради добро на познатим подацима, већ и да може генерализовати своје знање на нове, невиђене ситуације. То се постиже пажљивом подјелом података на тренинг, валидациони и тест скуп. </w:t>
      </w:r>
    </w:p>
    <w:p w14:paraId="2CEE6D5A" w14:textId="5FE85A95" w:rsidR="00DF7825" w:rsidRPr="00BE13A5" w:rsidRDefault="001D5250" w:rsidP="001D5250">
      <w:pPr>
        <w:pStyle w:val="NoSpacing"/>
        <w:rPr>
          <w:rFonts w:cs="Times New Roman"/>
          <w:lang w:val="sr-Cyrl-BA"/>
        </w:rPr>
      </w:pPr>
      <w:r w:rsidRPr="00A5730F">
        <w:rPr>
          <w:rFonts w:cs="Times New Roman"/>
          <w:lang w:val="sr-Cyrl-BA"/>
        </w:rPr>
        <w:t xml:space="preserve">Без обзира на </w:t>
      </w:r>
      <w:r w:rsidR="007454D6" w:rsidRPr="00A5730F">
        <w:rPr>
          <w:rFonts w:cs="Times New Roman"/>
          <w:lang w:val="sr-Cyrl-BA"/>
        </w:rPr>
        <w:t xml:space="preserve">све техничке аспекте и изазове, циљ овог рада је био развити рјешење које може да се користи у </w:t>
      </w:r>
      <w:commentRangeStart w:id="518"/>
      <w:del w:id="519" w:author="Nikola Karpic" w:date="2024-03-18T21:17:00Z">
        <w:r w:rsidR="007454D6" w:rsidRPr="00A5730F" w:rsidDel="00E81812">
          <w:rPr>
            <w:rFonts w:cs="Times New Roman"/>
            <w:lang w:val="sr-Cyrl-BA"/>
          </w:rPr>
          <w:delText>стварном свијету</w:delText>
        </w:r>
        <w:commentRangeEnd w:id="518"/>
        <w:r w:rsidR="00A143F0" w:rsidDel="00E81812">
          <w:rPr>
            <w:rStyle w:val="CommentReference"/>
            <w:rFonts w:ascii="Arial" w:hAnsi="Arial"/>
            <w:lang w:val="sr-Latn-BA"/>
          </w:rPr>
          <w:commentReference w:id="518"/>
        </w:r>
      </w:del>
      <w:ins w:id="520" w:author="Nikola Karpic" w:date="2024-03-18T21:17:00Z">
        <w:r w:rsidR="00E81812">
          <w:rPr>
            <w:rFonts w:cs="Times New Roman"/>
            <w:lang w:val="sr-Cyrl-BA"/>
          </w:rPr>
          <w:t>продукционом окружењу</w:t>
        </w:r>
      </w:ins>
      <w:r w:rsidR="007454D6" w:rsidRPr="00A5730F">
        <w:rPr>
          <w:rFonts w:cs="Times New Roman"/>
          <w:lang w:val="sr-Cyrl-BA"/>
        </w:rPr>
        <w:t xml:space="preserve">, пружајући тачна и брза предвиђања броја особа у просторији. И док сваки модел има своје предности и </w:t>
      </w:r>
      <w:r w:rsidR="00381B21" w:rsidRPr="00A5730F">
        <w:rPr>
          <w:rFonts w:cs="Times New Roman"/>
          <w:lang w:val="sr-Cyrl-BA"/>
        </w:rPr>
        <w:t>недостатке</w:t>
      </w:r>
      <w:r w:rsidR="007454D6" w:rsidRPr="00A5730F">
        <w:rPr>
          <w:rFonts w:cs="Times New Roman"/>
          <w:lang w:val="sr-Cyrl-BA"/>
        </w:rPr>
        <w:t>, права вриједност долази из његове способности да пружи практичне резултате у стварном окружењу.</w:t>
      </w:r>
      <w:r w:rsidR="00C509AB" w:rsidRPr="00A5730F">
        <w:rPr>
          <w:rFonts w:cs="Times New Roman"/>
          <w:lang w:val="sr-Cyrl-BA"/>
        </w:rPr>
        <w:br w:type="page"/>
      </w:r>
    </w:p>
    <w:p w14:paraId="51E5E39F" w14:textId="77777777" w:rsidR="00DF7825" w:rsidRPr="00A5730F" w:rsidRDefault="00C509AB" w:rsidP="00BE13A5">
      <w:pPr>
        <w:pStyle w:val="Heading1"/>
        <w:ind w:left="720"/>
        <w:rPr>
          <w:rFonts w:cs="Times New Roman"/>
          <w:lang w:val="sr-Cyrl-BA"/>
        </w:rPr>
      </w:pPr>
      <w:bookmarkStart w:id="521" w:name="_Toc162247194"/>
      <w:commentRangeStart w:id="522"/>
      <w:commentRangeStart w:id="523"/>
      <w:r w:rsidRPr="00A5730F">
        <w:rPr>
          <w:rFonts w:cs="Times New Roman"/>
          <w:lang w:val="sr-Cyrl-BA"/>
        </w:rPr>
        <w:lastRenderedPageBreak/>
        <w:t>Литератур</w:t>
      </w:r>
      <w:commentRangeEnd w:id="522"/>
      <w:r w:rsidR="00FD534D">
        <w:rPr>
          <w:rStyle w:val="CommentReference"/>
          <w:rFonts w:ascii="Arial" w:hAnsi="Arial"/>
        </w:rPr>
        <w:commentReference w:id="522"/>
      </w:r>
      <w:r w:rsidRPr="00A5730F">
        <w:rPr>
          <w:rFonts w:cs="Times New Roman"/>
          <w:lang w:val="sr-Cyrl-BA"/>
        </w:rPr>
        <w:t>а</w:t>
      </w:r>
      <w:commentRangeEnd w:id="523"/>
      <w:r w:rsidR="00633C21" w:rsidRPr="00BE13A5">
        <w:rPr>
          <w:rStyle w:val="CommentReference"/>
          <w:rFonts w:cs="Times New Roman"/>
          <w:lang w:val="sr-Cyrl-BA"/>
        </w:rPr>
        <w:commentReference w:id="523"/>
      </w:r>
      <w:bookmarkEnd w:id="521"/>
    </w:p>
    <w:sdt>
      <w:sdtPr>
        <w:rPr>
          <w:rFonts w:ascii="Times New Roman" w:hAnsi="Times New Roman" w:cs="Times New Roman"/>
          <w:lang w:val="sr-Cyrl-BA"/>
        </w:rPr>
        <w:id w:val="-1244101330"/>
        <w:docPartObj>
          <w:docPartGallery w:val="Bibliographies"/>
          <w:docPartUnique/>
        </w:docPartObj>
      </w:sdtPr>
      <w:sdtContent>
        <w:sdt>
          <w:sdtPr>
            <w:rPr>
              <w:rFonts w:ascii="Times New Roman" w:hAnsi="Times New Roman" w:cs="Times New Roman"/>
              <w:lang w:val="sr-Cyrl-BA"/>
            </w:rPr>
            <w:id w:val="-573587230"/>
            <w:bibliography/>
          </w:sdtPr>
          <w:sdtContent>
            <w:p w14:paraId="01D58AA3" w14:textId="77777777" w:rsidR="00A927A8" w:rsidRDefault="00C509AB">
              <w:pPr>
                <w:rPr>
                  <w:noProof/>
                  <w:lang w:val="en"/>
                </w:rPr>
              </w:pPr>
              <w:r w:rsidRPr="00BE13A5">
                <w:rPr>
                  <w:rFonts w:ascii="Times New Roman" w:hAnsi="Times New Roman" w:cs="Times New Roman"/>
                  <w:lang w:val="sr-Cyrl-BA"/>
                </w:rPr>
                <w:fldChar w:fldCharType="begin"/>
              </w:r>
              <w:r w:rsidRPr="00BE13A5">
                <w:rPr>
                  <w:rFonts w:ascii="Times New Roman" w:hAnsi="Times New Roman" w:cs="Times New Roman"/>
                  <w:lang w:val="sr-Cyrl-BA"/>
                </w:rPr>
                <w:instrText xml:space="preserve"> BIBLIOGRAPHY </w:instrText>
              </w:r>
              <w:r w:rsidRPr="00BE13A5">
                <w:rPr>
                  <w:rFonts w:ascii="Times New Roman" w:hAnsi="Times New Roman" w:cs="Times New Roman"/>
                  <w:lang w:val="sr-Cyrl-B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8"/>
              </w:tblGrid>
              <w:tr w:rsidR="00A927A8" w14:paraId="0D046ED2" w14:textId="77777777">
                <w:trPr>
                  <w:divId w:val="1369141396"/>
                  <w:tblCellSpacing w:w="15" w:type="dxa"/>
                </w:trPr>
                <w:tc>
                  <w:tcPr>
                    <w:tcW w:w="50" w:type="pct"/>
                    <w:hideMark/>
                  </w:tcPr>
                  <w:p w14:paraId="120180C8" w14:textId="292815B5" w:rsidR="00A927A8" w:rsidRDefault="00A927A8">
                    <w:pPr>
                      <w:pStyle w:val="Bibliography"/>
                      <w:rPr>
                        <w:noProof/>
                        <w:sz w:val="24"/>
                        <w:szCs w:val="24"/>
                        <w:lang w:val="sr-Cyrl-BA"/>
                      </w:rPr>
                    </w:pPr>
                    <w:r>
                      <w:rPr>
                        <w:noProof/>
                        <w:lang w:val="sr-Cyrl-BA"/>
                      </w:rPr>
                      <w:t xml:space="preserve">[1] </w:t>
                    </w:r>
                  </w:p>
                </w:tc>
                <w:tc>
                  <w:tcPr>
                    <w:tcW w:w="0" w:type="auto"/>
                    <w:hideMark/>
                  </w:tcPr>
                  <w:p w14:paraId="5EB62709" w14:textId="77777777" w:rsidR="00A927A8" w:rsidRDefault="00A927A8">
                    <w:pPr>
                      <w:pStyle w:val="Bibliography"/>
                      <w:rPr>
                        <w:noProof/>
                        <w:lang w:val="sr-Cyrl-BA"/>
                      </w:rPr>
                    </w:pPr>
                    <w:r>
                      <w:rPr>
                        <w:noProof/>
                        <w:lang w:val="sr-Cyrl-BA"/>
                      </w:rPr>
                      <w:t xml:space="preserve">D. Kirsch и J. Hurwitz, Machine Learning For Dummies, New Jersey: John Wiley &amp; Sons, Inc., 2018. </w:t>
                    </w:r>
                  </w:p>
                </w:tc>
              </w:tr>
              <w:tr w:rsidR="00A927A8" w14:paraId="4156CF5D" w14:textId="77777777">
                <w:trPr>
                  <w:divId w:val="1369141396"/>
                  <w:tblCellSpacing w:w="15" w:type="dxa"/>
                </w:trPr>
                <w:tc>
                  <w:tcPr>
                    <w:tcW w:w="50" w:type="pct"/>
                    <w:hideMark/>
                  </w:tcPr>
                  <w:p w14:paraId="7E1C2D00" w14:textId="77777777" w:rsidR="00A927A8" w:rsidRDefault="00A927A8">
                    <w:pPr>
                      <w:pStyle w:val="Bibliography"/>
                      <w:rPr>
                        <w:noProof/>
                        <w:lang w:val="sr-Cyrl-BA"/>
                      </w:rPr>
                    </w:pPr>
                    <w:r>
                      <w:rPr>
                        <w:noProof/>
                        <w:lang w:val="sr-Cyrl-BA"/>
                      </w:rPr>
                      <w:t xml:space="preserve">[2] </w:t>
                    </w:r>
                  </w:p>
                </w:tc>
                <w:tc>
                  <w:tcPr>
                    <w:tcW w:w="0" w:type="auto"/>
                    <w:hideMark/>
                  </w:tcPr>
                  <w:p w14:paraId="19F75A7B" w14:textId="77777777" w:rsidR="00A927A8" w:rsidRDefault="00A927A8">
                    <w:pPr>
                      <w:pStyle w:val="Bibliography"/>
                      <w:rPr>
                        <w:noProof/>
                        <w:lang w:val="sr-Cyrl-BA"/>
                      </w:rPr>
                    </w:pPr>
                    <w:r>
                      <w:rPr>
                        <w:noProof/>
                        <w:lang w:val="sr-Cyrl-BA"/>
                      </w:rPr>
                      <w:t xml:space="preserve">F. Williams, Meet the nine billion-dollar companies turning a profit from sustainability, The Guardian, 2016. </w:t>
                    </w:r>
                  </w:p>
                </w:tc>
              </w:tr>
              <w:tr w:rsidR="00A927A8" w14:paraId="69565B6C" w14:textId="77777777">
                <w:trPr>
                  <w:divId w:val="1369141396"/>
                  <w:tblCellSpacing w:w="15" w:type="dxa"/>
                </w:trPr>
                <w:tc>
                  <w:tcPr>
                    <w:tcW w:w="50" w:type="pct"/>
                    <w:hideMark/>
                  </w:tcPr>
                  <w:p w14:paraId="3A5E02D8" w14:textId="77777777" w:rsidR="00A927A8" w:rsidRDefault="00A927A8">
                    <w:pPr>
                      <w:pStyle w:val="Bibliography"/>
                      <w:rPr>
                        <w:noProof/>
                        <w:lang w:val="sr-Cyrl-BA"/>
                      </w:rPr>
                    </w:pPr>
                    <w:r>
                      <w:rPr>
                        <w:noProof/>
                        <w:lang w:val="sr-Cyrl-BA"/>
                      </w:rPr>
                      <w:t xml:space="preserve">[3] </w:t>
                    </w:r>
                  </w:p>
                </w:tc>
                <w:tc>
                  <w:tcPr>
                    <w:tcW w:w="0" w:type="auto"/>
                    <w:hideMark/>
                  </w:tcPr>
                  <w:p w14:paraId="439FED10" w14:textId="77777777" w:rsidR="00A927A8" w:rsidRDefault="00A927A8">
                    <w:pPr>
                      <w:pStyle w:val="Bibliography"/>
                      <w:rPr>
                        <w:noProof/>
                        <w:lang w:val="sr-Cyrl-BA"/>
                      </w:rPr>
                    </w:pPr>
                    <w:r>
                      <w:rPr>
                        <w:noProof/>
                        <w:lang w:val="sr-Cyrl-BA"/>
                      </w:rPr>
                      <w:t xml:space="preserve">S. Russell и P. Norvig, Artificial IntelligenceA Modern Approach, New Jersey: Pearson Education, Inc., 2010. </w:t>
                    </w:r>
                  </w:p>
                </w:tc>
              </w:tr>
              <w:tr w:rsidR="00A927A8" w14:paraId="39CC065D" w14:textId="77777777">
                <w:trPr>
                  <w:divId w:val="1369141396"/>
                  <w:tblCellSpacing w:w="15" w:type="dxa"/>
                </w:trPr>
                <w:tc>
                  <w:tcPr>
                    <w:tcW w:w="50" w:type="pct"/>
                    <w:hideMark/>
                  </w:tcPr>
                  <w:p w14:paraId="30FE2B8E" w14:textId="77777777" w:rsidR="00A927A8" w:rsidRDefault="00A927A8">
                    <w:pPr>
                      <w:pStyle w:val="Bibliography"/>
                      <w:rPr>
                        <w:noProof/>
                        <w:lang w:val="sr-Cyrl-BA"/>
                      </w:rPr>
                    </w:pPr>
                    <w:r>
                      <w:rPr>
                        <w:noProof/>
                        <w:lang w:val="sr-Cyrl-BA"/>
                      </w:rPr>
                      <w:t xml:space="preserve">[4] </w:t>
                    </w:r>
                  </w:p>
                </w:tc>
                <w:tc>
                  <w:tcPr>
                    <w:tcW w:w="0" w:type="auto"/>
                    <w:hideMark/>
                  </w:tcPr>
                  <w:p w14:paraId="21D9C0F4" w14:textId="77777777" w:rsidR="00A927A8" w:rsidRDefault="00A927A8">
                    <w:pPr>
                      <w:pStyle w:val="Bibliography"/>
                      <w:rPr>
                        <w:noProof/>
                        <w:lang w:val="sr-Cyrl-BA"/>
                      </w:rPr>
                    </w:pPr>
                    <w:r>
                      <w:rPr>
                        <w:noProof/>
                        <w:lang w:val="sr-Cyrl-BA"/>
                      </w:rPr>
                      <w:t xml:space="preserve">C. M. Bishop, Pattern Recognition and Machine Learning, New York, USA: Springer, 2006. </w:t>
                    </w:r>
                  </w:p>
                </w:tc>
              </w:tr>
              <w:tr w:rsidR="00A927A8" w14:paraId="0A0C2646" w14:textId="77777777">
                <w:trPr>
                  <w:divId w:val="1369141396"/>
                  <w:tblCellSpacing w:w="15" w:type="dxa"/>
                </w:trPr>
                <w:tc>
                  <w:tcPr>
                    <w:tcW w:w="50" w:type="pct"/>
                    <w:hideMark/>
                  </w:tcPr>
                  <w:p w14:paraId="631D00B0" w14:textId="77777777" w:rsidR="00A927A8" w:rsidRDefault="00A927A8">
                    <w:pPr>
                      <w:pStyle w:val="Bibliography"/>
                      <w:rPr>
                        <w:noProof/>
                        <w:lang w:val="sr-Cyrl-BA"/>
                      </w:rPr>
                    </w:pPr>
                    <w:r>
                      <w:rPr>
                        <w:noProof/>
                        <w:lang w:val="sr-Cyrl-BA"/>
                      </w:rPr>
                      <w:t xml:space="preserve">[5] </w:t>
                    </w:r>
                  </w:p>
                </w:tc>
                <w:tc>
                  <w:tcPr>
                    <w:tcW w:w="0" w:type="auto"/>
                    <w:hideMark/>
                  </w:tcPr>
                  <w:p w14:paraId="6AB05725" w14:textId="77777777" w:rsidR="00A927A8" w:rsidRDefault="00A927A8">
                    <w:pPr>
                      <w:pStyle w:val="Bibliography"/>
                      <w:rPr>
                        <w:noProof/>
                        <w:lang w:val="sr-Cyrl-BA"/>
                      </w:rPr>
                    </w:pPr>
                    <w:r>
                      <w:rPr>
                        <w:noProof/>
                        <w:lang w:val="sr-Cyrl-BA"/>
                      </w:rPr>
                      <w:t xml:space="preserve">M. Mohri, A. Rostamizadeh и A. Talwalkar, Foundations of machine learning, Cambridge, Massachusetts: The MIT Press, 2018. </w:t>
                    </w:r>
                  </w:p>
                </w:tc>
              </w:tr>
              <w:tr w:rsidR="00A927A8" w14:paraId="0C1C53D0" w14:textId="77777777">
                <w:trPr>
                  <w:divId w:val="1369141396"/>
                  <w:tblCellSpacing w:w="15" w:type="dxa"/>
                </w:trPr>
                <w:tc>
                  <w:tcPr>
                    <w:tcW w:w="50" w:type="pct"/>
                    <w:hideMark/>
                  </w:tcPr>
                  <w:p w14:paraId="0F24FA43" w14:textId="77777777" w:rsidR="00A927A8" w:rsidRDefault="00A927A8">
                    <w:pPr>
                      <w:pStyle w:val="Bibliography"/>
                      <w:rPr>
                        <w:noProof/>
                        <w:lang w:val="en-US"/>
                      </w:rPr>
                    </w:pPr>
                    <w:r>
                      <w:rPr>
                        <w:noProof/>
                        <w:lang w:val="en-US"/>
                      </w:rPr>
                      <w:t xml:space="preserve">[6] </w:t>
                    </w:r>
                  </w:p>
                </w:tc>
                <w:tc>
                  <w:tcPr>
                    <w:tcW w:w="0" w:type="auto"/>
                    <w:hideMark/>
                  </w:tcPr>
                  <w:p w14:paraId="18A1A3F9" w14:textId="77777777" w:rsidR="00A927A8" w:rsidRDefault="00A927A8">
                    <w:pPr>
                      <w:pStyle w:val="Bibliography"/>
                      <w:rPr>
                        <w:noProof/>
                        <w:lang w:val="en-US"/>
                      </w:rPr>
                    </w:pPr>
                    <w:r>
                      <w:rPr>
                        <w:noProof/>
                        <w:lang w:val="en-US"/>
                      </w:rPr>
                      <w:t xml:space="preserve">T. Mitchell, Machine Learning, New York: McGraw-Hill, 1997. </w:t>
                    </w:r>
                  </w:p>
                </w:tc>
              </w:tr>
              <w:tr w:rsidR="00A927A8" w14:paraId="2EBA1D97" w14:textId="77777777">
                <w:trPr>
                  <w:divId w:val="1369141396"/>
                  <w:tblCellSpacing w:w="15" w:type="dxa"/>
                </w:trPr>
                <w:tc>
                  <w:tcPr>
                    <w:tcW w:w="50" w:type="pct"/>
                    <w:hideMark/>
                  </w:tcPr>
                  <w:p w14:paraId="35C80990" w14:textId="77777777" w:rsidR="00A927A8" w:rsidRDefault="00A927A8">
                    <w:pPr>
                      <w:pStyle w:val="Bibliography"/>
                      <w:rPr>
                        <w:noProof/>
                        <w:lang w:val="sr-Cyrl-BA"/>
                      </w:rPr>
                    </w:pPr>
                    <w:r>
                      <w:rPr>
                        <w:noProof/>
                        <w:lang w:val="sr-Cyrl-BA"/>
                      </w:rPr>
                      <w:t xml:space="preserve">[7] </w:t>
                    </w:r>
                  </w:p>
                </w:tc>
                <w:tc>
                  <w:tcPr>
                    <w:tcW w:w="0" w:type="auto"/>
                    <w:hideMark/>
                  </w:tcPr>
                  <w:p w14:paraId="5623993A" w14:textId="77777777" w:rsidR="00A927A8" w:rsidRDefault="00A927A8">
                    <w:pPr>
                      <w:pStyle w:val="Bibliography"/>
                      <w:rPr>
                        <w:noProof/>
                        <w:lang w:val="sr-Cyrl-BA"/>
                      </w:rPr>
                    </w:pPr>
                    <w:r>
                      <w:rPr>
                        <w:noProof/>
                        <w:lang w:val="sr-Cyrl-BA"/>
                      </w:rPr>
                      <w:t xml:space="preserve">M. Weidong, F. Mengdan, L. Jing и H. Quing, Real-time face recognition based on pre-identification and multi-scale classification, London, England: The Institution of Engineering and Technology, 2019. </w:t>
                    </w:r>
                  </w:p>
                </w:tc>
              </w:tr>
              <w:tr w:rsidR="00A927A8" w14:paraId="7B8B2CDD" w14:textId="77777777">
                <w:trPr>
                  <w:divId w:val="1369141396"/>
                  <w:tblCellSpacing w:w="15" w:type="dxa"/>
                </w:trPr>
                <w:tc>
                  <w:tcPr>
                    <w:tcW w:w="50" w:type="pct"/>
                    <w:hideMark/>
                  </w:tcPr>
                  <w:p w14:paraId="350DE354" w14:textId="77777777" w:rsidR="00A927A8" w:rsidRDefault="00A927A8">
                    <w:pPr>
                      <w:pStyle w:val="Bibliography"/>
                      <w:rPr>
                        <w:noProof/>
                        <w:lang w:val="sr-Cyrl-BA"/>
                      </w:rPr>
                    </w:pPr>
                    <w:r>
                      <w:rPr>
                        <w:noProof/>
                        <w:lang w:val="sr-Cyrl-BA"/>
                      </w:rPr>
                      <w:t xml:space="preserve">[8] </w:t>
                    </w:r>
                  </w:p>
                </w:tc>
                <w:tc>
                  <w:tcPr>
                    <w:tcW w:w="0" w:type="auto"/>
                    <w:hideMark/>
                  </w:tcPr>
                  <w:p w14:paraId="70D6CD34" w14:textId="77777777" w:rsidR="00A927A8" w:rsidRDefault="00A927A8">
                    <w:pPr>
                      <w:pStyle w:val="Bibliography"/>
                      <w:rPr>
                        <w:noProof/>
                        <w:lang w:val="sr-Cyrl-BA"/>
                      </w:rPr>
                    </w:pPr>
                    <w:r>
                      <w:rPr>
                        <w:noProof/>
                        <w:lang w:val="sr-Cyrl-BA"/>
                      </w:rPr>
                      <w:t xml:space="preserve">E. Alpaydin, Introduction to Machine Learning, Cambridge, Massachusetts: The MIT Press, 2010. </w:t>
                    </w:r>
                  </w:p>
                </w:tc>
              </w:tr>
              <w:tr w:rsidR="00A927A8" w14:paraId="3CC07AF9" w14:textId="77777777">
                <w:trPr>
                  <w:divId w:val="1369141396"/>
                  <w:tblCellSpacing w:w="15" w:type="dxa"/>
                </w:trPr>
                <w:tc>
                  <w:tcPr>
                    <w:tcW w:w="50" w:type="pct"/>
                    <w:hideMark/>
                  </w:tcPr>
                  <w:p w14:paraId="2545068F" w14:textId="77777777" w:rsidR="00A927A8" w:rsidRDefault="00A927A8">
                    <w:pPr>
                      <w:pStyle w:val="Bibliography"/>
                      <w:rPr>
                        <w:noProof/>
                        <w:lang w:val="sr-Cyrl-BA"/>
                      </w:rPr>
                    </w:pPr>
                    <w:r>
                      <w:rPr>
                        <w:noProof/>
                        <w:lang w:val="sr-Cyrl-BA"/>
                      </w:rPr>
                      <w:t xml:space="preserve">[9] </w:t>
                    </w:r>
                  </w:p>
                </w:tc>
                <w:tc>
                  <w:tcPr>
                    <w:tcW w:w="0" w:type="auto"/>
                    <w:hideMark/>
                  </w:tcPr>
                  <w:p w14:paraId="6419618E" w14:textId="77777777" w:rsidR="00A927A8" w:rsidRDefault="00A927A8">
                    <w:pPr>
                      <w:pStyle w:val="Bibliography"/>
                      <w:rPr>
                        <w:noProof/>
                        <w:lang w:val="sr-Cyrl-BA"/>
                      </w:rPr>
                    </w:pPr>
                    <w:r>
                      <w:rPr>
                        <w:noProof/>
                        <w:lang w:val="sr-Cyrl-BA"/>
                      </w:rPr>
                      <w:t xml:space="preserve">G. James, D. Witten, T. Hastie и R. Tibshirani, An Introduction to Statistical Learning: with Applications in R, New York City, USA: Springer, 2017. </w:t>
                    </w:r>
                  </w:p>
                </w:tc>
              </w:tr>
              <w:tr w:rsidR="00A927A8" w14:paraId="281E98FC" w14:textId="77777777">
                <w:trPr>
                  <w:divId w:val="1369141396"/>
                  <w:tblCellSpacing w:w="15" w:type="dxa"/>
                </w:trPr>
                <w:tc>
                  <w:tcPr>
                    <w:tcW w:w="50" w:type="pct"/>
                    <w:hideMark/>
                  </w:tcPr>
                  <w:p w14:paraId="3F3A7BFF" w14:textId="77777777" w:rsidR="00A927A8" w:rsidRDefault="00A927A8">
                    <w:pPr>
                      <w:pStyle w:val="Bibliography"/>
                      <w:rPr>
                        <w:noProof/>
                        <w:lang w:val="sr-Cyrl-BA"/>
                      </w:rPr>
                    </w:pPr>
                    <w:r>
                      <w:rPr>
                        <w:noProof/>
                        <w:lang w:val="sr-Cyrl-BA"/>
                      </w:rPr>
                      <w:t xml:space="preserve">[10] </w:t>
                    </w:r>
                  </w:p>
                </w:tc>
                <w:tc>
                  <w:tcPr>
                    <w:tcW w:w="0" w:type="auto"/>
                    <w:hideMark/>
                  </w:tcPr>
                  <w:p w14:paraId="41B3C1CC" w14:textId="77777777" w:rsidR="00A927A8" w:rsidRDefault="00A927A8">
                    <w:pPr>
                      <w:pStyle w:val="Bibliography"/>
                      <w:rPr>
                        <w:noProof/>
                        <w:lang w:val="sr-Cyrl-BA"/>
                      </w:rPr>
                    </w:pPr>
                    <w:r>
                      <w:rPr>
                        <w:noProof/>
                        <w:lang w:val="sr-Cyrl-BA"/>
                      </w:rPr>
                      <w:t xml:space="preserve">E. Amelsen, Building Machine Learning Powered Applications: Going from Idea to Product, Sebastopol, CA: O'Reilly Media, Inc., 2020. </w:t>
                    </w:r>
                  </w:p>
                </w:tc>
              </w:tr>
              <w:tr w:rsidR="00A927A8" w14:paraId="7FD7CBBC" w14:textId="77777777">
                <w:trPr>
                  <w:divId w:val="1369141396"/>
                  <w:tblCellSpacing w:w="15" w:type="dxa"/>
                </w:trPr>
                <w:tc>
                  <w:tcPr>
                    <w:tcW w:w="50" w:type="pct"/>
                    <w:hideMark/>
                  </w:tcPr>
                  <w:p w14:paraId="38DFC846" w14:textId="77777777" w:rsidR="00A927A8" w:rsidRDefault="00A927A8">
                    <w:pPr>
                      <w:pStyle w:val="Bibliography"/>
                      <w:rPr>
                        <w:noProof/>
                        <w:lang w:val="sr-Cyrl-BA"/>
                      </w:rPr>
                    </w:pPr>
                    <w:r>
                      <w:rPr>
                        <w:noProof/>
                        <w:lang w:val="sr-Cyrl-BA"/>
                      </w:rPr>
                      <w:t xml:space="preserve">[11] </w:t>
                    </w:r>
                  </w:p>
                </w:tc>
                <w:tc>
                  <w:tcPr>
                    <w:tcW w:w="0" w:type="auto"/>
                    <w:hideMark/>
                  </w:tcPr>
                  <w:p w14:paraId="7C12FF44" w14:textId="77777777" w:rsidR="00A927A8" w:rsidRDefault="00A927A8">
                    <w:pPr>
                      <w:pStyle w:val="Bibliography"/>
                      <w:rPr>
                        <w:noProof/>
                        <w:lang w:val="sr-Cyrl-BA"/>
                      </w:rPr>
                    </w:pPr>
                    <w:r>
                      <w:rPr>
                        <w:noProof/>
                        <w:lang w:val="sr-Cyrl-BA"/>
                      </w:rPr>
                      <w:t xml:space="preserve">I. H. Witten, E. Frank и M. A. Hall, Data Mining: Practical Machine Learning Tools and Techniques, Burlington, USA: Morgan Kaufmann, 2011. </w:t>
                    </w:r>
                  </w:p>
                </w:tc>
              </w:tr>
              <w:tr w:rsidR="00A927A8" w14:paraId="703B2CAE" w14:textId="77777777">
                <w:trPr>
                  <w:divId w:val="1369141396"/>
                  <w:tblCellSpacing w:w="15" w:type="dxa"/>
                </w:trPr>
                <w:tc>
                  <w:tcPr>
                    <w:tcW w:w="50" w:type="pct"/>
                    <w:hideMark/>
                  </w:tcPr>
                  <w:p w14:paraId="14AFEB34" w14:textId="77777777" w:rsidR="00A927A8" w:rsidRDefault="00A927A8">
                    <w:pPr>
                      <w:pStyle w:val="Bibliography"/>
                      <w:rPr>
                        <w:noProof/>
                        <w:lang w:val="sr-Cyrl-BA"/>
                      </w:rPr>
                    </w:pPr>
                    <w:r>
                      <w:rPr>
                        <w:noProof/>
                        <w:lang w:val="sr-Cyrl-BA"/>
                      </w:rPr>
                      <w:t xml:space="preserve">[12] </w:t>
                    </w:r>
                  </w:p>
                </w:tc>
                <w:tc>
                  <w:tcPr>
                    <w:tcW w:w="0" w:type="auto"/>
                    <w:hideMark/>
                  </w:tcPr>
                  <w:p w14:paraId="3BDEDFC4" w14:textId="77777777" w:rsidR="00A927A8" w:rsidRDefault="00A927A8">
                    <w:pPr>
                      <w:pStyle w:val="Bibliography"/>
                      <w:rPr>
                        <w:noProof/>
                        <w:lang w:val="sr-Cyrl-BA"/>
                      </w:rPr>
                    </w:pPr>
                    <w:r>
                      <w:rPr>
                        <w:noProof/>
                        <w:lang w:val="sr-Cyrl-BA"/>
                      </w:rPr>
                      <w:t xml:space="preserve">T. Fawcett и F. Provost, Data Science for Business: What You Need to Know about Data Mining and Data-Analytic Thinking, Sebastopol, CA: O'Reilly Media, Inc., 2013. </w:t>
                    </w:r>
                  </w:p>
                </w:tc>
              </w:tr>
              <w:tr w:rsidR="00A927A8" w14:paraId="2B35A61F" w14:textId="77777777">
                <w:trPr>
                  <w:divId w:val="1369141396"/>
                  <w:tblCellSpacing w:w="15" w:type="dxa"/>
                </w:trPr>
                <w:tc>
                  <w:tcPr>
                    <w:tcW w:w="50" w:type="pct"/>
                    <w:hideMark/>
                  </w:tcPr>
                  <w:p w14:paraId="292DFE2E" w14:textId="77777777" w:rsidR="00A927A8" w:rsidRDefault="00A927A8">
                    <w:pPr>
                      <w:pStyle w:val="Bibliography"/>
                      <w:rPr>
                        <w:noProof/>
                        <w:lang w:val="sr-Cyrl-BA"/>
                      </w:rPr>
                    </w:pPr>
                    <w:r>
                      <w:rPr>
                        <w:noProof/>
                        <w:lang w:val="sr-Cyrl-BA"/>
                      </w:rPr>
                      <w:t xml:space="preserve">[13] </w:t>
                    </w:r>
                  </w:p>
                </w:tc>
                <w:tc>
                  <w:tcPr>
                    <w:tcW w:w="0" w:type="auto"/>
                    <w:hideMark/>
                  </w:tcPr>
                  <w:p w14:paraId="647D04FF" w14:textId="77777777" w:rsidR="00A927A8" w:rsidRDefault="00A927A8">
                    <w:pPr>
                      <w:pStyle w:val="Bibliography"/>
                      <w:rPr>
                        <w:noProof/>
                        <w:lang w:val="sr-Cyrl-BA"/>
                      </w:rPr>
                    </w:pPr>
                    <w:r>
                      <w:rPr>
                        <w:noProof/>
                        <w:lang w:val="sr-Cyrl-BA"/>
                      </w:rPr>
                      <w:t xml:space="preserve">D. Toomey, Learning Jupyter 5: Explore Interactive Computing Using Python, Java, and More, Birmingham, UK: Packt Publishing, 2018. </w:t>
                    </w:r>
                  </w:p>
                </w:tc>
              </w:tr>
              <w:tr w:rsidR="00A927A8" w14:paraId="2F1ECD07" w14:textId="77777777">
                <w:trPr>
                  <w:divId w:val="1369141396"/>
                  <w:tblCellSpacing w:w="15" w:type="dxa"/>
                </w:trPr>
                <w:tc>
                  <w:tcPr>
                    <w:tcW w:w="50" w:type="pct"/>
                    <w:hideMark/>
                  </w:tcPr>
                  <w:p w14:paraId="4432B3ED" w14:textId="77777777" w:rsidR="00A927A8" w:rsidRDefault="00A927A8">
                    <w:pPr>
                      <w:pStyle w:val="Bibliography"/>
                      <w:rPr>
                        <w:noProof/>
                        <w:lang w:val="sr-Cyrl-BA"/>
                      </w:rPr>
                    </w:pPr>
                    <w:r>
                      <w:rPr>
                        <w:noProof/>
                        <w:lang w:val="sr-Cyrl-BA"/>
                      </w:rPr>
                      <w:t xml:space="preserve">[14] </w:t>
                    </w:r>
                  </w:p>
                </w:tc>
                <w:tc>
                  <w:tcPr>
                    <w:tcW w:w="0" w:type="auto"/>
                    <w:hideMark/>
                  </w:tcPr>
                  <w:p w14:paraId="682D5B92" w14:textId="77777777" w:rsidR="00A927A8" w:rsidRDefault="00A927A8">
                    <w:pPr>
                      <w:pStyle w:val="Bibliography"/>
                      <w:rPr>
                        <w:noProof/>
                        <w:lang w:val="sr-Cyrl-BA"/>
                      </w:rPr>
                    </w:pPr>
                    <w:r>
                      <w:rPr>
                        <w:noProof/>
                        <w:lang w:val="sr-Cyrl-BA"/>
                      </w:rPr>
                      <w:t xml:space="preserve">J. Daniel, Data Science at Scale with Python and Dask, Shelter Island, New York: Manning, 2019. </w:t>
                    </w:r>
                  </w:p>
                </w:tc>
              </w:tr>
              <w:tr w:rsidR="00A927A8" w14:paraId="4A771D83" w14:textId="77777777">
                <w:trPr>
                  <w:divId w:val="1369141396"/>
                  <w:tblCellSpacing w:w="15" w:type="dxa"/>
                </w:trPr>
                <w:tc>
                  <w:tcPr>
                    <w:tcW w:w="50" w:type="pct"/>
                    <w:hideMark/>
                  </w:tcPr>
                  <w:p w14:paraId="4BAC48FA" w14:textId="77777777" w:rsidR="00A927A8" w:rsidRDefault="00A927A8">
                    <w:pPr>
                      <w:pStyle w:val="Bibliography"/>
                      <w:rPr>
                        <w:noProof/>
                        <w:lang w:val="sr-Cyrl-BA"/>
                      </w:rPr>
                    </w:pPr>
                    <w:r>
                      <w:rPr>
                        <w:noProof/>
                        <w:lang w:val="sr-Cyrl-BA"/>
                      </w:rPr>
                      <w:t xml:space="preserve">[15] </w:t>
                    </w:r>
                  </w:p>
                </w:tc>
                <w:tc>
                  <w:tcPr>
                    <w:tcW w:w="0" w:type="auto"/>
                    <w:hideMark/>
                  </w:tcPr>
                  <w:p w14:paraId="2B788AF2" w14:textId="77777777" w:rsidR="00A927A8" w:rsidRDefault="00A927A8">
                    <w:pPr>
                      <w:pStyle w:val="Bibliography"/>
                      <w:rPr>
                        <w:noProof/>
                        <w:lang w:val="sr-Cyrl-BA"/>
                      </w:rPr>
                    </w:pPr>
                    <w:r>
                      <w:rPr>
                        <w:noProof/>
                        <w:lang w:val="sr-Cyrl-BA"/>
                      </w:rPr>
                      <w:t xml:space="preserve">N. Bockstael и A. Jadin, CO2 based room occupancy detection : an IoT and machine learning application, Louvain-la-Neuve: Université catholique de Louvain, 2018. </w:t>
                    </w:r>
                  </w:p>
                </w:tc>
              </w:tr>
            </w:tbl>
            <w:p w14:paraId="56B3FBE3" w14:textId="77777777" w:rsidR="00A927A8" w:rsidRDefault="00A927A8">
              <w:pPr>
                <w:divId w:val="1369141396"/>
                <w:rPr>
                  <w:rFonts w:eastAsia="Times New Roman"/>
                  <w:noProof/>
                </w:rPr>
              </w:pPr>
            </w:p>
            <w:p w14:paraId="490EFAE4" w14:textId="77777777" w:rsidR="00DF7825" w:rsidRPr="00BE13A5" w:rsidRDefault="00C509AB">
              <w:pPr>
                <w:rPr>
                  <w:rFonts w:ascii="Times New Roman" w:hAnsi="Times New Roman" w:cs="Times New Roman"/>
                  <w:lang w:val="sr-Cyrl-BA"/>
                </w:rPr>
              </w:pPr>
              <w:r w:rsidRPr="00BE13A5">
                <w:rPr>
                  <w:rFonts w:ascii="Times New Roman" w:hAnsi="Times New Roman" w:cs="Times New Roman"/>
                  <w:b/>
                  <w:bCs/>
                  <w:lang w:val="sr-Cyrl-BA"/>
                </w:rPr>
                <w:fldChar w:fldCharType="end"/>
              </w:r>
            </w:p>
          </w:sdtContent>
        </w:sdt>
      </w:sdtContent>
    </w:sdt>
    <w:p w14:paraId="5EBBE547" w14:textId="77777777" w:rsidR="00DF7825" w:rsidRPr="00A5730F" w:rsidRDefault="00DF7825">
      <w:pPr>
        <w:rPr>
          <w:rFonts w:ascii="Times New Roman" w:hAnsi="Times New Roman" w:cs="Times New Roman"/>
          <w:sz w:val="36"/>
          <w:szCs w:val="40"/>
          <w:lang w:val="sr-Cyrl-BA"/>
        </w:rPr>
      </w:pPr>
    </w:p>
    <w:sectPr w:rsidR="00DF7825" w:rsidRPr="00A5730F">
      <w:footerReference w:type="first" r:id="rId40"/>
      <w:pgSz w:w="12240" w:h="15840"/>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2" w:author="Zoran Djuric" w:date="2023-12-02T22:20:00Z" w:initials="ZD">
    <w:p w14:paraId="5B844AEC" w14:textId="77777777" w:rsidR="006C60BA" w:rsidRDefault="00DA2D9A" w:rsidP="006C60BA">
      <w:pPr>
        <w:pStyle w:val="CommentText"/>
      </w:pPr>
      <w:r>
        <w:rPr>
          <w:rStyle w:val="CommentReference"/>
        </w:rPr>
        <w:annotationRef/>
      </w:r>
      <w:r w:rsidR="006C60BA">
        <w:rPr>
          <w:lang w:val="sr-Cyrl-RS"/>
        </w:rPr>
        <w:t xml:space="preserve">Покушајте слике позиционирати тако да не буду на почетку или крају странице. </w:t>
      </w:r>
    </w:p>
    <w:p w14:paraId="5ACA920F" w14:textId="77777777" w:rsidR="006C60BA" w:rsidRDefault="006C60BA" w:rsidP="006C60BA">
      <w:pPr>
        <w:pStyle w:val="CommentText"/>
      </w:pPr>
      <w:r>
        <w:rPr>
          <w:lang w:val="sr-Cyrl-RS"/>
        </w:rPr>
        <w:t>Покушајте их и поставити најближе оном дијелу текста у којем их и референцирате.</w:t>
      </w:r>
    </w:p>
  </w:comment>
  <w:comment w:id="253" w:author="Aleksandar Kelec" w:date="2023-11-26T14:48:00Z" w:initials="AK">
    <w:p w14:paraId="541F8C5A" w14:textId="62E304F2" w:rsidR="00DA2D9A" w:rsidRPr="00E84719" w:rsidRDefault="00DA2D9A">
      <w:pPr>
        <w:pStyle w:val="CommentText"/>
        <w:rPr>
          <w:lang w:val="sr-Cyrl-BA"/>
        </w:rPr>
      </w:pPr>
      <w:r>
        <w:rPr>
          <w:rStyle w:val="CommentReference"/>
        </w:rPr>
        <w:annotationRef/>
      </w:r>
      <w:r>
        <w:rPr>
          <w:lang w:val="sr-Cyrl-BA"/>
        </w:rPr>
        <w:t xml:space="preserve">Све празне редове треба реализовати помоћу </w:t>
      </w:r>
      <w:r>
        <w:rPr>
          <w:lang w:val="en-US"/>
        </w:rPr>
        <w:t>Spacing</w:t>
      </w:r>
      <w:r>
        <w:rPr>
          <w:lang w:val="sr-Cyrl-BA"/>
        </w:rPr>
        <w:t>-а.</w:t>
      </w:r>
    </w:p>
  </w:comment>
  <w:comment w:id="254" w:author="Aleksandar Kelec" w:date="2023-11-26T14:47:00Z" w:initials="AK">
    <w:p w14:paraId="6FFE07C1" w14:textId="5E649451" w:rsidR="00DA2D9A" w:rsidRPr="001E6B9C" w:rsidRDefault="00DA2D9A">
      <w:pPr>
        <w:pStyle w:val="CommentText"/>
        <w:rPr>
          <w:lang w:val="sr-Cyrl-BA"/>
        </w:rPr>
      </w:pPr>
      <w:r>
        <w:rPr>
          <w:rStyle w:val="CommentReference"/>
        </w:rPr>
        <w:annotationRef/>
      </w:r>
      <w:r>
        <w:rPr>
          <w:lang w:val="sr-Cyrl-BA"/>
        </w:rPr>
        <w:t>„се обрађује“</w:t>
      </w:r>
      <w:r>
        <w:rPr>
          <w:lang w:val="sr-Cyrl-BA"/>
        </w:rPr>
        <w:br/>
        <w:t>- рад треба бити написан у садашњем времену, у 3. лицу једнине.</w:t>
      </w:r>
    </w:p>
  </w:comment>
  <w:comment w:id="255" w:author="Aleksandar Kelec" w:date="2023-11-26T14:49:00Z" w:initials="AK">
    <w:p w14:paraId="665A51EB" w14:textId="32059092" w:rsidR="00DA2D9A" w:rsidRDefault="00DA2D9A">
      <w:pPr>
        <w:pStyle w:val="CommentText"/>
      </w:pPr>
      <w:r>
        <w:rPr>
          <w:rStyle w:val="CommentReference"/>
        </w:rPr>
        <w:annotationRef/>
      </w:r>
    </w:p>
  </w:comment>
  <w:comment w:id="256" w:author="Zoran Djuric" w:date="2023-12-02T22:22:00Z" w:initials="ZD">
    <w:p w14:paraId="2516143F" w14:textId="6160DB01" w:rsidR="00DA2D9A" w:rsidRPr="00C877D6" w:rsidRDefault="00DA2D9A">
      <w:pPr>
        <w:pStyle w:val="CommentText"/>
        <w:rPr>
          <w:lang w:val="sr-Cyrl-RS"/>
        </w:rPr>
      </w:pPr>
      <w:r>
        <w:rPr>
          <w:rStyle w:val="CommentReference"/>
        </w:rPr>
        <w:annotationRef/>
      </w:r>
      <w:r>
        <w:rPr>
          <w:lang w:val="sr-Cyrl-RS"/>
        </w:rPr>
        <w:t>нека све буде један параграф...</w:t>
      </w:r>
    </w:p>
  </w:comment>
  <w:comment w:id="258" w:author="Zoran Djuric" w:date="2023-12-02T22:35:00Z" w:initials="ZD">
    <w:p w14:paraId="6AD0CC83" w14:textId="6DB1DF8C" w:rsidR="00DA2D9A" w:rsidRPr="00710A61" w:rsidRDefault="00DA2D9A">
      <w:pPr>
        <w:pStyle w:val="CommentText"/>
        <w:rPr>
          <w:lang w:val="sr-Cyrl-RS"/>
        </w:rPr>
      </w:pPr>
      <w:r>
        <w:rPr>
          <w:rStyle w:val="CommentReference"/>
        </w:rPr>
        <w:annotationRef/>
      </w:r>
      <w:r>
        <w:rPr>
          <w:lang w:val="sr-Cyrl-RS"/>
        </w:rPr>
        <w:t>Овакве тврдње морате референцирати...</w:t>
      </w:r>
    </w:p>
  </w:comment>
  <w:comment w:id="259" w:author="Zoran Djuric" w:date="2023-12-02T22:37:00Z" w:initials="ZD">
    <w:p w14:paraId="100C6AEC" w14:textId="06F9C86E" w:rsidR="00DA2D9A" w:rsidRPr="005B5774" w:rsidRDefault="00DA2D9A">
      <w:pPr>
        <w:pStyle w:val="CommentText"/>
        <w:rPr>
          <w:lang w:val="sr-Cyrl-RS"/>
        </w:rPr>
      </w:pPr>
      <w:r>
        <w:rPr>
          <w:rStyle w:val="CommentReference"/>
        </w:rPr>
        <w:annotationRef/>
      </w:r>
      <w:r>
        <w:rPr>
          <w:lang w:val="sr-Latn-RS"/>
        </w:rPr>
        <w:t xml:space="preserve">URL </w:t>
      </w:r>
      <w:r>
        <w:rPr>
          <w:lang w:val="sr-Cyrl-RS"/>
        </w:rPr>
        <w:t>до званичне странице</w:t>
      </w:r>
    </w:p>
  </w:comment>
  <w:comment w:id="260" w:author="Zoran Djuric" w:date="2023-12-02T22:36:00Z" w:initials="ZD">
    <w:p w14:paraId="0E2B4386" w14:textId="44EDF9F0" w:rsidR="00DA2D9A" w:rsidRPr="005B5774" w:rsidRDefault="00DA2D9A">
      <w:pPr>
        <w:pStyle w:val="CommentText"/>
        <w:rPr>
          <w:lang w:val="sr-Cyrl-RS"/>
        </w:rPr>
      </w:pPr>
      <w:r>
        <w:rPr>
          <w:rStyle w:val="CommentReference"/>
        </w:rPr>
        <w:annotationRef/>
      </w:r>
      <w:r>
        <w:rPr>
          <w:lang w:val="sr-Latn-RS"/>
        </w:rPr>
        <w:t>Dynamics</w:t>
      </w:r>
    </w:p>
  </w:comment>
  <w:comment w:id="261" w:author="Zoran Djuric" w:date="2023-12-02T22:38:00Z" w:initials="ZD">
    <w:p w14:paraId="66A180E8" w14:textId="77777777" w:rsidR="00DA2D9A" w:rsidRPr="005B5774" w:rsidRDefault="00DA2D9A" w:rsidP="005B5774">
      <w:pPr>
        <w:pStyle w:val="CommentText"/>
        <w:rPr>
          <w:lang w:val="sr-Cyrl-RS"/>
        </w:rPr>
      </w:pPr>
      <w:r>
        <w:rPr>
          <w:rStyle w:val="CommentReference"/>
        </w:rPr>
        <w:annotationRef/>
      </w:r>
      <w:r>
        <w:rPr>
          <w:rStyle w:val="CommentReference"/>
        </w:rPr>
        <w:annotationRef/>
      </w:r>
      <w:r>
        <w:rPr>
          <w:lang w:val="sr-Latn-RS"/>
        </w:rPr>
        <w:t xml:space="preserve">URL </w:t>
      </w:r>
      <w:r>
        <w:rPr>
          <w:lang w:val="sr-Cyrl-RS"/>
        </w:rPr>
        <w:t>до званичне странице</w:t>
      </w:r>
    </w:p>
    <w:p w14:paraId="1488DC5E" w14:textId="5CDB442F" w:rsidR="00DA2D9A" w:rsidRDefault="00DA2D9A">
      <w:pPr>
        <w:pStyle w:val="CommentText"/>
      </w:pPr>
    </w:p>
  </w:comment>
  <w:comment w:id="262" w:author="Zoran Djuric" w:date="2023-12-02T22:38:00Z" w:initials="ZD">
    <w:p w14:paraId="34328832" w14:textId="77777777" w:rsidR="00DA2D9A" w:rsidRPr="005B5774" w:rsidRDefault="00DA2D9A" w:rsidP="005B5774">
      <w:pPr>
        <w:pStyle w:val="CommentText"/>
        <w:rPr>
          <w:lang w:val="sr-Cyrl-RS"/>
        </w:rPr>
      </w:pPr>
      <w:r>
        <w:rPr>
          <w:rStyle w:val="CommentReference"/>
        </w:rPr>
        <w:annotationRef/>
      </w:r>
      <w:r>
        <w:rPr>
          <w:rStyle w:val="CommentReference"/>
        </w:rPr>
        <w:annotationRef/>
      </w:r>
      <w:r>
        <w:rPr>
          <w:lang w:val="sr-Latn-RS"/>
        </w:rPr>
        <w:t xml:space="preserve">URL </w:t>
      </w:r>
      <w:r>
        <w:rPr>
          <w:lang w:val="sr-Cyrl-RS"/>
        </w:rPr>
        <w:t>до званичне странице</w:t>
      </w:r>
    </w:p>
    <w:p w14:paraId="5E6F6059" w14:textId="119FC2C7" w:rsidR="00DA2D9A" w:rsidRPr="009F5DB1" w:rsidRDefault="00DA2D9A">
      <w:pPr>
        <w:pStyle w:val="CommentText"/>
        <w:rPr>
          <w:lang w:val="sr-Latn-RS"/>
        </w:rPr>
      </w:pPr>
    </w:p>
  </w:comment>
  <w:comment w:id="271" w:author="Aleksandar Kelec" w:date="2023-11-26T14:56:00Z" w:initials="AK">
    <w:p w14:paraId="7358AD98" w14:textId="7EB38452" w:rsidR="00DA2D9A" w:rsidRPr="00A54B59" w:rsidRDefault="00DA2D9A">
      <w:pPr>
        <w:pStyle w:val="CommentText"/>
        <w:rPr>
          <w:lang w:val="sr-Cyrl-BA"/>
        </w:rPr>
      </w:pPr>
      <w:r>
        <w:rPr>
          <w:rStyle w:val="CommentReference"/>
        </w:rPr>
        <w:annotationRef/>
      </w:r>
      <w:r>
        <w:rPr>
          <w:lang w:val="sr-Cyrl-BA"/>
        </w:rPr>
        <w:t>?</w:t>
      </w:r>
      <w:r>
        <w:rPr>
          <w:lang w:val="sr-Cyrl-BA"/>
        </w:rPr>
        <w:br/>
        <w:t>екавица</w:t>
      </w:r>
    </w:p>
  </w:comment>
  <w:comment w:id="272" w:author="Aleksandar Kelec" w:date="2023-11-26T14:56:00Z" w:initials="AK">
    <w:p w14:paraId="47E833CD" w14:textId="527A0315" w:rsidR="00DA2D9A" w:rsidRPr="00A54B59" w:rsidRDefault="00DA2D9A">
      <w:pPr>
        <w:pStyle w:val="CommentText"/>
        <w:rPr>
          <w:lang w:val="sr-Cyrl-BA"/>
        </w:rPr>
      </w:pPr>
      <w:r>
        <w:rPr>
          <w:rStyle w:val="CommentReference"/>
        </w:rPr>
        <w:annotationRef/>
      </w:r>
      <w:r>
        <w:rPr>
          <w:lang w:val="sr-Cyrl-BA"/>
        </w:rPr>
        <w:t>пол</w:t>
      </w:r>
    </w:p>
  </w:comment>
  <w:comment w:id="274" w:author="Zoran Djuric" w:date="2023-12-02T23:00:00Z" w:initials="ZD">
    <w:p w14:paraId="0957E84B" w14:textId="6C529A34" w:rsidR="00DA2D9A" w:rsidRPr="009F5DB1" w:rsidRDefault="00DA2D9A">
      <w:pPr>
        <w:pStyle w:val="CommentText"/>
        <w:rPr>
          <w:lang w:val="sr-Cyrl-RS"/>
        </w:rPr>
      </w:pPr>
      <w:r>
        <w:rPr>
          <w:lang w:val="sr-Cyrl-RS"/>
        </w:rPr>
        <w:t xml:space="preserve">у заградама </w:t>
      </w:r>
      <w:r>
        <w:rPr>
          <w:rStyle w:val="CommentReference"/>
        </w:rPr>
        <w:annotationRef/>
      </w:r>
      <w:r>
        <w:rPr>
          <w:lang w:val="sr-Cyrl-RS"/>
        </w:rPr>
        <w:t>навести оригиналне термине на енглеском зику</w:t>
      </w:r>
    </w:p>
  </w:comment>
  <w:comment w:id="279" w:author="Zoran Djuric" w:date="2023-12-02T23:23:00Z" w:initials="ZD">
    <w:p w14:paraId="54EF4DA4" w14:textId="2B088FB1" w:rsidR="00DA2D9A" w:rsidRPr="00311E98" w:rsidRDefault="00DA2D9A">
      <w:pPr>
        <w:pStyle w:val="CommentText"/>
        <w:rPr>
          <w:lang w:val="sr-Cyrl-RS"/>
        </w:rPr>
      </w:pPr>
      <w:r>
        <w:rPr>
          <w:rStyle w:val="CommentReference"/>
        </w:rPr>
        <w:annotationRef/>
      </w:r>
      <w:r>
        <w:rPr>
          <w:lang w:val="sr-Cyrl-RS"/>
        </w:rPr>
        <w:t xml:space="preserve">Сви термини на енг. језику морају бити писани </w:t>
      </w:r>
      <w:r w:rsidRPr="00311E98">
        <w:rPr>
          <w:i/>
          <w:iCs/>
          <w:lang w:val="sr-Latn-RS"/>
        </w:rPr>
        <w:t>italic</w:t>
      </w:r>
      <w:r>
        <w:rPr>
          <w:lang w:val="sr-Cyrl-RS"/>
        </w:rPr>
        <w:t>-ом</w:t>
      </w:r>
    </w:p>
  </w:comment>
  <w:comment w:id="281" w:author="Zoran Djuric" w:date="2023-12-02T23:24:00Z" w:initials="ZD">
    <w:p w14:paraId="1B5D99DF" w14:textId="70E4C5EB" w:rsidR="00DA2D9A" w:rsidRDefault="00DA2D9A">
      <w:pPr>
        <w:pStyle w:val="CommentText"/>
      </w:pPr>
      <w:r>
        <w:rPr>
          <w:rStyle w:val="CommentReference"/>
        </w:rPr>
        <w:annotationRef/>
      </w:r>
    </w:p>
  </w:comment>
  <w:comment w:id="282" w:author="Aleksandar Kelec" w:date="2023-11-26T15:33:00Z" w:initials="AK">
    <w:p w14:paraId="30FA85CC" w14:textId="37A0B3C7" w:rsidR="00DA2D9A" w:rsidRPr="00B013D6" w:rsidRDefault="00DA2D9A">
      <w:pPr>
        <w:pStyle w:val="CommentText"/>
        <w:rPr>
          <w:lang w:val="sr-Cyrl-BA"/>
        </w:rPr>
      </w:pPr>
      <w:r>
        <w:rPr>
          <w:rStyle w:val="CommentReference"/>
        </w:rPr>
        <w:annotationRef/>
      </w:r>
      <w:r>
        <w:rPr>
          <w:lang w:val="sr-Cyrl-BA"/>
        </w:rPr>
        <w:t>Зарез испред јер, а, али, па, …</w:t>
      </w:r>
    </w:p>
  </w:comment>
  <w:comment w:id="302" w:author="Aleksandar Kelec" w:date="2023-11-26T15:49:00Z" w:initials="AK">
    <w:p w14:paraId="24CD8104" w14:textId="22E3F16B" w:rsidR="00DA2D9A" w:rsidRPr="00AC1390" w:rsidRDefault="00DA2D9A">
      <w:pPr>
        <w:pStyle w:val="CommentText"/>
        <w:rPr>
          <w:lang w:val="sr-Cyrl-BA"/>
        </w:rPr>
      </w:pPr>
      <w:r>
        <w:rPr>
          <w:rStyle w:val="CommentReference"/>
        </w:rPr>
        <w:annotationRef/>
      </w:r>
      <w:r>
        <w:rPr>
          <w:lang w:val="sr-Cyrl-BA"/>
        </w:rPr>
        <w:t>Преформулисати.</w:t>
      </w:r>
    </w:p>
  </w:comment>
  <w:comment w:id="308" w:author="Aleksandar Kelec" w:date="2023-11-26T19:02:00Z" w:initials="AK">
    <w:p w14:paraId="504165C8" w14:textId="341DD870" w:rsidR="00DA2D9A" w:rsidRPr="00CE362F" w:rsidRDefault="00DA2D9A">
      <w:pPr>
        <w:pStyle w:val="CommentText"/>
        <w:rPr>
          <w:lang w:val="sr-Cyrl-BA"/>
        </w:rPr>
      </w:pPr>
      <w:r>
        <w:rPr>
          <w:rStyle w:val="CommentReference"/>
        </w:rPr>
        <w:annotationRef/>
      </w:r>
      <w:r>
        <w:rPr>
          <w:lang w:val="sr-Cyrl-BA"/>
        </w:rPr>
        <w:t>У заградама навести оригинални (енг.) назив.</w:t>
      </w:r>
    </w:p>
  </w:comment>
  <w:comment w:id="310" w:author="Aleksandar Kelec" w:date="2023-11-26T19:06:00Z" w:initials="AK">
    <w:p w14:paraId="539FFBA0" w14:textId="4F916427" w:rsidR="00DA2D9A" w:rsidRPr="0077407A" w:rsidRDefault="00DA2D9A">
      <w:pPr>
        <w:pStyle w:val="CommentText"/>
        <w:rPr>
          <w:lang w:val="sr-Cyrl-BA"/>
        </w:rPr>
      </w:pPr>
      <w:r>
        <w:rPr>
          <w:rStyle w:val="CommentReference"/>
        </w:rPr>
        <w:annotationRef/>
      </w:r>
      <w:r>
        <w:rPr>
          <w:lang w:val="sr-Cyrl-BA"/>
        </w:rPr>
        <w:t>модел</w:t>
      </w:r>
    </w:p>
  </w:comment>
  <w:comment w:id="312" w:author="Aleksandar Kelec" w:date="2023-11-26T19:09:00Z" w:initials="AK">
    <w:p w14:paraId="75BB8034" w14:textId="35323930" w:rsidR="00DA2D9A" w:rsidRDefault="00DA2D9A">
      <w:pPr>
        <w:pStyle w:val="CommentText"/>
      </w:pPr>
      <w:r>
        <w:rPr>
          <w:rStyle w:val="CommentReference"/>
        </w:rPr>
        <w:annotationRef/>
      </w:r>
    </w:p>
  </w:comment>
  <w:comment w:id="313" w:author="Aleksandar Kelec" w:date="2023-11-26T19:08:00Z" w:initials="AK">
    <w:p w14:paraId="43E8BD14" w14:textId="52AA8D91" w:rsidR="00DA2D9A" w:rsidRDefault="00DA2D9A">
      <w:pPr>
        <w:pStyle w:val="CommentText"/>
      </w:pPr>
      <w:r>
        <w:rPr>
          <w:rStyle w:val="CommentReference"/>
        </w:rPr>
        <w:annotationRef/>
      </w:r>
    </w:p>
  </w:comment>
  <w:comment w:id="314" w:author="Aleksandar Kelec" w:date="2023-11-26T19:09:00Z" w:initials="AK">
    <w:p w14:paraId="62C8A84C" w14:textId="46ED5ED9" w:rsidR="00DA2D9A" w:rsidRDefault="00DA2D9A">
      <w:pPr>
        <w:pStyle w:val="CommentText"/>
      </w:pPr>
      <w:r>
        <w:rPr>
          <w:rStyle w:val="CommentReference"/>
        </w:rPr>
        <w:annotationRef/>
      </w:r>
    </w:p>
  </w:comment>
  <w:comment w:id="317" w:author="Zoran Djuric" w:date="2023-12-02T23:26:00Z" w:initials="ZD">
    <w:p w14:paraId="51473710" w14:textId="028CC9F7" w:rsidR="00DA2D9A" w:rsidRPr="00311E98" w:rsidRDefault="00DA2D9A">
      <w:pPr>
        <w:pStyle w:val="CommentText"/>
        <w:rPr>
          <w:lang w:val="sr-Latn-RS"/>
        </w:rPr>
      </w:pPr>
      <w:r>
        <w:rPr>
          <w:rStyle w:val="CommentReference"/>
        </w:rPr>
        <w:annotationRef/>
      </w:r>
      <w:r>
        <w:rPr>
          <w:lang w:val="sr-Cyrl-RS"/>
        </w:rPr>
        <w:t xml:space="preserve">И овдје уведите скраћеницу - </w:t>
      </w:r>
      <w:r>
        <w:rPr>
          <w:lang w:val="sr-Latn-RS"/>
        </w:rPr>
        <w:t>DT</w:t>
      </w:r>
    </w:p>
  </w:comment>
  <w:comment w:id="319" w:author="Zoran Djuric" w:date="2023-12-02T23:26:00Z" w:initials="ZD">
    <w:p w14:paraId="5A197E9F" w14:textId="68FD21B3" w:rsidR="00DA2D9A" w:rsidRPr="00311E98" w:rsidRDefault="00DA2D9A">
      <w:pPr>
        <w:pStyle w:val="CommentText"/>
        <w:rPr>
          <w:lang w:val="sr-Latn-RS"/>
        </w:rPr>
      </w:pPr>
      <w:r>
        <w:rPr>
          <w:rStyle w:val="CommentReference"/>
        </w:rPr>
        <w:annotationRef/>
      </w:r>
      <w:r>
        <w:rPr>
          <w:rStyle w:val="CommentReference"/>
        </w:rPr>
        <w:annotationRef/>
      </w:r>
      <w:r>
        <w:rPr>
          <w:lang w:val="sr-Cyrl-RS"/>
        </w:rPr>
        <w:t xml:space="preserve">И овдје уведите скраћеницу - </w:t>
      </w:r>
      <w:r>
        <w:rPr>
          <w:lang w:val="sr-Latn-RS"/>
        </w:rPr>
        <w:t>RF</w:t>
      </w:r>
    </w:p>
  </w:comment>
  <w:comment w:id="320" w:author="Aleksandar Kelec" w:date="2023-11-26T19:15:00Z" w:initials="AK">
    <w:p w14:paraId="389CA998" w14:textId="7BAB9CB8" w:rsidR="00DA2D9A" w:rsidRPr="00BC110C" w:rsidRDefault="00DA2D9A">
      <w:pPr>
        <w:pStyle w:val="CommentText"/>
        <w:rPr>
          <w:lang w:val="sr-Cyrl-BA"/>
        </w:rPr>
      </w:pPr>
      <w:r>
        <w:rPr>
          <w:rStyle w:val="CommentReference"/>
        </w:rPr>
        <w:annotationRef/>
      </w:r>
      <w:r>
        <w:rPr>
          <w:lang w:val="sr-Cyrl-BA"/>
        </w:rPr>
        <w:t>екавица</w:t>
      </w:r>
    </w:p>
  </w:comment>
  <w:comment w:id="321" w:author="Aleksandar Kelec" w:date="2023-11-26T19:15:00Z" w:initials="AK">
    <w:p w14:paraId="73D75D2E" w14:textId="281E9616" w:rsidR="00DA2D9A" w:rsidRDefault="00DA2D9A">
      <w:pPr>
        <w:pStyle w:val="CommentText"/>
      </w:pPr>
      <w:r>
        <w:rPr>
          <w:rStyle w:val="CommentReference"/>
        </w:rPr>
        <w:annotationRef/>
      </w:r>
    </w:p>
  </w:comment>
  <w:comment w:id="322" w:author="Aleksandar Kelec" w:date="2023-11-26T19:17:00Z" w:initials="AK">
    <w:p w14:paraId="7D6A8EA4" w14:textId="7BEF346B" w:rsidR="00DA2D9A" w:rsidRDefault="00DA2D9A">
      <w:pPr>
        <w:pStyle w:val="CommentText"/>
      </w:pPr>
      <w:r>
        <w:rPr>
          <w:rStyle w:val="CommentReference"/>
        </w:rPr>
        <w:annotationRef/>
      </w:r>
    </w:p>
  </w:comment>
  <w:comment w:id="324" w:author="Zoran Djuric" w:date="2023-12-02T23:27:00Z" w:initials="ZD">
    <w:p w14:paraId="3B469DC4" w14:textId="1E556C0B" w:rsidR="00DA2D9A" w:rsidRPr="00311E98" w:rsidRDefault="00DA2D9A">
      <w:pPr>
        <w:pStyle w:val="CommentText"/>
        <w:rPr>
          <w:lang w:val="sr-Latn-RS"/>
        </w:rPr>
      </w:pPr>
      <w:r>
        <w:rPr>
          <w:rStyle w:val="CommentReference"/>
        </w:rPr>
        <w:annotationRef/>
      </w:r>
      <w:r>
        <w:rPr>
          <w:rStyle w:val="CommentReference"/>
        </w:rPr>
        <w:annotationRef/>
      </w:r>
      <w:r>
        <w:rPr>
          <w:lang w:val="sr-Cyrl-RS"/>
        </w:rPr>
        <w:t xml:space="preserve">И овдје уведите скраћеницу - </w:t>
      </w:r>
      <w:r>
        <w:rPr>
          <w:lang w:val="sr-Latn-RS"/>
        </w:rPr>
        <w:t>GBT</w:t>
      </w:r>
    </w:p>
  </w:comment>
  <w:comment w:id="327" w:author="Aleksandar Kelec" w:date="2023-11-26T19:20:00Z" w:initials="AK">
    <w:p w14:paraId="331AC7E2" w14:textId="2572F1EF" w:rsidR="00DA2D9A" w:rsidRDefault="00DA2D9A">
      <w:pPr>
        <w:pStyle w:val="CommentText"/>
      </w:pPr>
      <w:r>
        <w:rPr>
          <w:rStyle w:val="CommentReference"/>
        </w:rPr>
        <w:annotationRef/>
      </w:r>
    </w:p>
  </w:comment>
  <w:comment w:id="329" w:author="Aleksandar Kelec" w:date="2023-11-26T19:22:00Z" w:initials="AK">
    <w:p w14:paraId="6387A422" w14:textId="2661D508" w:rsidR="00DA2D9A" w:rsidRPr="00BB4C53" w:rsidRDefault="00DA2D9A">
      <w:pPr>
        <w:pStyle w:val="CommentText"/>
        <w:rPr>
          <w:lang w:val="sr-Cyrl-BA"/>
        </w:rPr>
      </w:pPr>
      <w:r>
        <w:rPr>
          <w:rStyle w:val="CommentReference"/>
        </w:rPr>
        <w:annotationRef/>
      </w:r>
      <w:r>
        <w:rPr>
          <w:lang w:val="sr-Cyrl-BA"/>
        </w:rPr>
        <w:t>У раду се појављује доста хрватских термина, обратите пажњу и замијените их одговарајућим српским терминима.</w:t>
      </w:r>
    </w:p>
  </w:comment>
  <w:comment w:id="331" w:author="Aleksandar Kelec" w:date="2023-11-26T19:22:00Z" w:initials="AK">
    <w:p w14:paraId="42747C50" w14:textId="09D1F364" w:rsidR="00DA2D9A" w:rsidRDefault="00DA2D9A">
      <w:pPr>
        <w:pStyle w:val="CommentText"/>
      </w:pPr>
      <w:r>
        <w:rPr>
          <w:rStyle w:val="CommentReference"/>
        </w:rPr>
        <w:annotationRef/>
      </w:r>
    </w:p>
  </w:comment>
  <w:comment w:id="333" w:author="Aleksandar Kelec" w:date="2023-11-26T19:24:00Z" w:initials="AK">
    <w:p w14:paraId="583EDD54" w14:textId="7EBDBB60" w:rsidR="00DA2D9A" w:rsidRDefault="00DA2D9A">
      <w:pPr>
        <w:pStyle w:val="CommentText"/>
      </w:pPr>
      <w:r>
        <w:rPr>
          <w:rStyle w:val="CommentReference"/>
        </w:rPr>
        <w:annotationRef/>
      </w:r>
    </w:p>
  </w:comment>
  <w:comment w:id="334" w:author="Aleksandar Kelec" w:date="2023-11-26T19:24:00Z" w:initials="AK">
    <w:p w14:paraId="4FCA463D" w14:textId="1DF56F73" w:rsidR="00DA2D9A" w:rsidRDefault="00DA2D9A">
      <w:pPr>
        <w:pStyle w:val="CommentText"/>
      </w:pPr>
      <w:r>
        <w:rPr>
          <w:rStyle w:val="CommentReference"/>
        </w:rPr>
        <w:annotationRef/>
      </w:r>
    </w:p>
  </w:comment>
  <w:comment w:id="335" w:author="Aleksandar Kelec" w:date="2023-11-26T19:24:00Z" w:initials="AK">
    <w:p w14:paraId="63AD03B6" w14:textId="7F7439A6" w:rsidR="00DA2D9A" w:rsidRDefault="00DA2D9A">
      <w:pPr>
        <w:pStyle w:val="CommentText"/>
      </w:pPr>
      <w:r>
        <w:rPr>
          <w:rStyle w:val="CommentReference"/>
        </w:rPr>
        <w:annotationRef/>
      </w:r>
    </w:p>
  </w:comment>
  <w:comment w:id="337" w:author="Zoran Djuric" w:date="2023-12-02T23:39:00Z" w:initials="ZD">
    <w:p w14:paraId="5D6A695B" w14:textId="4D7A42DA" w:rsidR="00DA2D9A" w:rsidRPr="001F5455" w:rsidRDefault="00DA2D9A">
      <w:pPr>
        <w:pStyle w:val="CommentText"/>
        <w:rPr>
          <w:lang w:val="sr-Cyrl-RS"/>
        </w:rPr>
      </w:pPr>
      <w:r>
        <w:rPr>
          <w:rStyle w:val="CommentReference"/>
        </w:rPr>
        <w:annotationRef/>
      </w:r>
      <w:r>
        <w:rPr>
          <w:lang w:val="sr-Cyrl-RS"/>
        </w:rPr>
        <w:t>Ово поглавље треба да буде значајно прерађено. Овако написано дјелује као некакви упутство</w:t>
      </w:r>
      <w:r>
        <w:rPr>
          <w:lang w:val="sr-Latn-RS"/>
        </w:rPr>
        <w:t xml:space="preserve"> </w:t>
      </w:r>
      <w:r>
        <w:rPr>
          <w:lang w:val="sr-Cyrl-RS"/>
        </w:rPr>
        <w:t xml:space="preserve">или опис оног што је урађено. </w:t>
      </w:r>
    </w:p>
  </w:comment>
  <w:comment w:id="338" w:author="Aleksandar Kelec" w:date="2023-11-26T19:26:00Z" w:initials="AK">
    <w:p w14:paraId="162842B0" w14:textId="732F55BD" w:rsidR="00DA2D9A" w:rsidRPr="00E142F5" w:rsidRDefault="00DA2D9A">
      <w:pPr>
        <w:pStyle w:val="CommentText"/>
        <w:rPr>
          <w:lang w:val="sr-Cyrl-BA"/>
        </w:rPr>
      </w:pPr>
      <w:r>
        <w:rPr>
          <w:rStyle w:val="CommentReference"/>
        </w:rPr>
        <w:annotationRef/>
      </w:r>
      <w:r>
        <w:rPr>
          <w:lang w:val="sr-Cyrl-BA"/>
        </w:rPr>
        <w:t>Линк у фусноти</w:t>
      </w:r>
    </w:p>
  </w:comment>
  <w:comment w:id="344" w:author="Aleksandar Kelec" w:date="2024-02-26T11:14:00Z" w:initials="AK">
    <w:p w14:paraId="586D5D24" w14:textId="339D2F60" w:rsidR="00DA2D9A" w:rsidRPr="00DC3B0E" w:rsidRDefault="00DA2D9A">
      <w:pPr>
        <w:pStyle w:val="CommentText"/>
        <w:rPr>
          <w:lang w:val="sr-Cyrl-BA"/>
        </w:rPr>
      </w:pPr>
      <w:r>
        <w:rPr>
          <w:rStyle w:val="CommentReference"/>
        </w:rPr>
        <w:annotationRef/>
      </w:r>
      <w:r>
        <w:rPr>
          <w:lang w:val="sr-Cyrl-BA"/>
        </w:rPr>
        <w:t>Линк у фусноти</w:t>
      </w:r>
    </w:p>
  </w:comment>
  <w:comment w:id="353" w:author="Aleksandar Kelec" w:date="2023-11-26T19:31:00Z" w:initials="AK">
    <w:p w14:paraId="6B39B97C" w14:textId="77777777" w:rsidR="00DA2D9A" w:rsidRPr="00A116DF" w:rsidRDefault="00DA2D9A" w:rsidP="00125523">
      <w:pPr>
        <w:pStyle w:val="CommentText"/>
        <w:rPr>
          <w:lang w:val="sr-Cyrl-BA"/>
        </w:rPr>
      </w:pPr>
      <w:r>
        <w:rPr>
          <w:rStyle w:val="CommentReference"/>
        </w:rPr>
        <w:annotationRef/>
      </w:r>
      <w:r>
        <w:rPr>
          <w:lang w:val="sr-Cyrl-BA"/>
        </w:rPr>
        <w:t>Ставке набрајања раздвојити зарезом (или тачком).</w:t>
      </w:r>
    </w:p>
  </w:comment>
  <w:comment w:id="354" w:author="Aleksandar Kelec" w:date="2023-11-26T19:28:00Z" w:initials="AK">
    <w:p w14:paraId="3EF68CC1" w14:textId="6C43DF33" w:rsidR="00DA2D9A" w:rsidRPr="00793375" w:rsidRDefault="00DA2D9A">
      <w:pPr>
        <w:pStyle w:val="CommentText"/>
        <w:rPr>
          <w:lang w:val="sr-Cyrl-BA"/>
        </w:rPr>
      </w:pPr>
      <w:r>
        <w:rPr>
          <w:rStyle w:val="CommentReference"/>
        </w:rPr>
        <w:annotationRef/>
      </w:r>
      <w:r>
        <w:rPr>
          <w:lang w:val="sr-Cyrl-BA"/>
        </w:rPr>
        <w:t>кориштени су</w:t>
      </w:r>
    </w:p>
  </w:comment>
  <w:comment w:id="476" w:author="Aleksandar Kelec" w:date="2024-02-26T11:20:00Z" w:initials="AK">
    <w:p w14:paraId="63045812" w14:textId="33E9589B" w:rsidR="00C12DD8" w:rsidRPr="00C12DD8" w:rsidRDefault="00C12DD8">
      <w:pPr>
        <w:pStyle w:val="CommentText"/>
        <w:rPr>
          <w:lang w:val="sr-Cyrl-BA"/>
        </w:rPr>
      </w:pPr>
      <w:r>
        <w:rPr>
          <w:rStyle w:val="CommentReference"/>
        </w:rPr>
        <w:annotationRef/>
      </w:r>
      <w:r>
        <w:rPr>
          <w:lang w:val="sr-Cyrl-BA"/>
        </w:rPr>
        <w:t>Референцирати ову слику из текста (На слици 5.2. приказано је …)</w:t>
      </w:r>
    </w:p>
  </w:comment>
  <w:comment w:id="480" w:author="Aleksandar Kelec" w:date="2023-11-26T19:37:00Z" w:initials="AK">
    <w:p w14:paraId="2CE61DA5" w14:textId="77777777" w:rsidR="00DA2D9A" w:rsidRPr="00AB4B31" w:rsidRDefault="00DA2D9A" w:rsidP="00065AB1">
      <w:pPr>
        <w:pStyle w:val="CommentText"/>
        <w:rPr>
          <w:lang w:val="sr-Cyrl-BA"/>
        </w:rPr>
      </w:pPr>
      <w:r>
        <w:rPr>
          <w:rStyle w:val="CommentReference"/>
        </w:rPr>
        <w:annotationRef/>
      </w:r>
      <w:r>
        <w:rPr>
          <w:lang w:val="sr-Cyrl-BA"/>
        </w:rPr>
        <w:t>Користите један фонт кроз цијели рад.</w:t>
      </w:r>
    </w:p>
  </w:comment>
  <w:comment w:id="491" w:author="Aleksandar Kelec" w:date="2023-11-26T19:37:00Z" w:initials="AK">
    <w:p w14:paraId="1763137B" w14:textId="7FCF4D83" w:rsidR="00DA2D9A" w:rsidRPr="007A6B31" w:rsidRDefault="00DA2D9A">
      <w:pPr>
        <w:pStyle w:val="CommentText"/>
        <w:rPr>
          <w:lang w:val="sr-Cyrl-BA"/>
        </w:rPr>
      </w:pPr>
      <w:r>
        <w:rPr>
          <w:rStyle w:val="CommentReference"/>
        </w:rPr>
        <w:annotationRef/>
      </w:r>
      <w:r>
        <w:rPr>
          <w:lang w:val="sr-Cyrl-BA"/>
        </w:rPr>
        <w:t>Нема потребе за кориштењем овог фонта овдје.</w:t>
      </w:r>
    </w:p>
  </w:comment>
  <w:comment w:id="487" w:author="Aleksandar Kelec" w:date="2024-02-26T11:23:00Z" w:initials="AK">
    <w:p w14:paraId="34E9F02E" w14:textId="0C98C239" w:rsidR="00467A61" w:rsidRPr="00467A61" w:rsidRDefault="00467A61">
      <w:pPr>
        <w:pStyle w:val="CommentText"/>
        <w:rPr>
          <w:lang w:val="sr-Cyrl-BA"/>
        </w:rPr>
      </w:pPr>
      <w:r>
        <w:rPr>
          <w:rStyle w:val="CommentReference"/>
        </w:rPr>
        <w:annotationRef/>
      </w:r>
      <w:r>
        <w:rPr>
          <w:lang w:val="sr-Cyrl-BA"/>
        </w:rPr>
        <w:t>Додајте бар још једну реченицу у ову секцију. Једна реченица је мало да би се издвојила у засебну секцију.</w:t>
      </w:r>
    </w:p>
  </w:comment>
  <w:comment w:id="513" w:author="Aleksandar Kelec" w:date="2024-02-26T11:25:00Z" w:initials="AK">
    <w:p w14:paraId="1825A967" w14:textId="5CB41516" w:rsidR="00D815EB" w:rsidRPr="00D815EB" w:rsidRDefault="00D815EB">
      <w:pPr>
        <w:pStyle w:val="CommentText"/>
        <w:rPr>
          <w:lang w:val="sr-Cyrl-BA"/>
        </w:rPr>
      </w:pPr>
      <w:r>
        <w:rPr>
          <w:rStyle w:val="CommentReference"/>
        </w:rPr>
        <w:annotationRef/>
      </w:r>
      <w:r>
        <w:rPr>
          <w:lang w:val="sr-Cyrl-BA"/>
        </w:rPr>
        <w:t>Приказани су</w:t>
      </w:r>
    </w:p>
  </w:comment>
  <w:comment w:id="518" w:author="Zoran Djuric" w:date="2024-03-05T20:35:00Z" w:initials="ZD">
    <w:p w14:paraId="73132C78" w14:textId="788AB457" w:rsidR="00A143F0" w:rsidRPr="00A143F0" w:rsidRDefault="00A143F0">
      <w:pPr>
        <w:pStyle w:val="CommentText"/>
        <w:rPr>
          <w:lang w:val="sr-Cyrl-RS"/>
        </w:rPr>
      </w:pPr>
      <w:r>
        <w:rPr>
          <w:rStyle w:val="CommentReference"/>
        </w:rPr>
        <w:annotationRef/>
      </w:r>
      <w:r>
        <w:rPr>
          <w:lang w:val="sr-Cyrl-RS"/>
        </w:rPr>
        <w:t>продукционом окружењу</w:t>
      </w:r>
    </w:p>
  </w:comment>
  <w:comment w:id="522" w:author="Aleksandar Kelec" w:date="2024-02-26T11:28:00Z" w:initials="AK">
    <w:p w14:paraId="43ACB27B" w14:textId="69127B44" w:rsidR="00FD534D" w:rsidRPr="00FD534D" w:rsidRDefault="00FD534D">
      <w:pPr>
        <w:pStyle w:val="CommentText"/>
        <w:rPr>
          <w:lang w:val="sr-Cyrl-BA"/>
        </w:rPr>
      </w:pPr>
      <w:r>
        <w:rPr>
          <w:rStyle w:val="CommentReference"/>
        </w:rPr>
        <w:annotationRef/>
      </w:r>
      <w:r>
        <w:rPr>
          <w:lang w:val="sr-Cyrl-BA"/>
        </w:rPr>
        <w:t>Не би било лоше да додате још неколико ставки у литературу</w:t>
      </w:r>
      <w:r w:rsidR="00A75FCB">
        <w:rPr>
          <w:lang w:val="sr-Cyrl-BA"/>
        </w:rPr>
        <w:t xml:space="preserve">, тако да рад још мало добије на „тежини“. Можете их у раду комбиновати са постојећим референцама. На примјер </w:t>
      </w:r>
      <w:r w:rsidR="00A75FCB">
        <w:rPr>
          <w:lang w:val="en-US"/>
        </w:rPr>
        <w:t>[2,11].</w:t>
      </w:r>
      <w:r>
        <w:rPr>
          <w:lang w:val="sr-Cyrl-BA"/>
        </w:rPr>
        <w:t xml:space="preserve"> </w:t>
      </w:r>
    </w:p>
  </w:comment>
  <w:comment w:id="523" w:author="Aleksandar Kelec" w:date="2023-11-26T19:50:00Z" w:initials="AK">
    <w:p w14:paraId="7808E445" w14:textId="143A85E2" w:rsidR="00DA2D9A" w:rsidRPr="00633C21" w:rsidRDefault="00DA2D9A">
      <w:pPr>
        <w:pStyle w:val="CommentText"/>
        <w:rPr>
          <w:lang w:val="sr-Cyrl-BA"/>
        </w:rPr>
      </w:pPr>
      <w:r>
        <w:rPr>
          <w:rStyle w:val="CommentReference"/>
        </w:rPr>
        <w:annotationRef/>
      </w:r>
      <w:r>
        <w:rPr>
          <w:lang w:val="sr-Cyrl-BA"/>
        </w:rPr>
        <w:t>Ово поглавље се не нумерише.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CA920F" w15:done="1"/>
  <w15:commentEx w15:paraId="541F8C5A" w15:done="1"/>
  <w15:commentEx w15:paraId="6FFE07C1" w15:done="1"/>
  <w15:commentEx w15:paraId="665A51EB" w15:done="1"/>
  <w15:commentEx w15:paraId="2516143F" w15:done="1"/>
  <w15:commentEx w15:paraId="6AD0CC83" w15:done="1"/>
  <w15:commentEx w15:paraId="100C6AEC" w15:done="1"/>
  <w15:commentEx w15:paraId="0E2B4386" w15:done="1"/>
  <w15:commentEx w15:paraId="1488DC5E" w15:done="1"/>
  <w15:commentEx w15:paraId="5E6F6059" w15:done="1"/>
  <w15:commentEx w15:paraId="7358AD98" w15:done="1"/>
  <w15:commentEx w15:paraId="47E833CD" w15:done="1"/>
  <w15:commentEx w15:paraId="0957E84B" w15:done="1"/>
  <w15:commentEx w15:paraId="54EF4DA4" w15:done="1"/>
  <w15:commentEx w15:paraId="1B5D99DF" w15:done="1"/>
  <w15:commentEx w15:paraId="30FA85CC" w15:done="1"/>
  <w15:commentEx w15:paraId="24CD8104" w15:done="1"/>
  <w15:commentEx w15:paraId="504165C8" w15:done="1"/>
  <w15:commentEx w15:paraId="539FFBA0" w15:done="1"/>
  <w15:commentEx w15:paraId="75BB8034" w15:done="1"/>
  <w15:commentEx w15:paraId="43E8BD14" w15:done="1"/>
  <w15:commentEx w15:paraId="62C8A84C" w15:done="1"/>
  <w15:commentEx w15:paraId="51473710" w15:done="1"/>
  <w15:commentEx w15:paraId="5A197E9F" w15:done="1"/>
  <w15:commentEx w15:paraId="389CA998" w15:done="1"/>
  <w15:commentEx w15:paraId="73D75D2E" w15:done="1"/>
  <w15:commentEx w15:paraId="7D6A8EA4" w15:done="1"/>
  <w15:commentEx w15:paraId="3B469DC4" w15:done="1"/>
  <w15:commentEx w15:paraId="331AC7E2" w15:done="1"/>
  <w15:commentEx w15:paraId="6387A422" w15:done="1"/>
  <w15:commentEx w15:paraId="42747C50" w15:done="1"/>
  <w15:commentEx w15:paraId="583EDD54" w15:done="1"/>
  <w15:commentEx w15:paraId="4FCA463D" w15:done="1"/>
  <w15:commentEx w15:paraId="63AD03B6" w15:done="1"/>
  <w15:commentEx w15:paraId="5D6A695B" w15:done="1"/>
  <w15:commentEx w15:paraId="162842B0" w15:done="1"/>
  <w15:commentEx w15:paraId="586D5D24" w15:done="1"/>
  <w15:commentEx w15:paraId="6B39B97C" w15:done="1"/>
  <w15:commentEx w15:paraId="3EF68CC1" w15:done="1"/>
  <w15:commentEx w15:paraId="63045812" w15:done="1"/>
  <w15:commentEx w15:paraId="2CE61DA5" w15:done="1"/>
  <w15:commentEx w15:paraId="1763137B" w15:done="1"/>
  <w15:commentEx w15:paraId="34E9F02E" w15:done="1"/>
  <w15:commentEx w15:paraId="1825A967" w15:done="1"/>
  <w15:commentEx w15:paraId="73132C78" w15:done="1"/>
  <w15:commentEx w15:paraId="43ACB27B" w15:done="0"/>
  <w15:commentEx w15:paraId="7808E44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2E4F9F3" w16cex:dateUtc="2023-12-02T21:22:00Z"/>
  <w16cex:commentExtensible w16cex:durableId="3D200550" w16cex:dateUtc="2023-12-02T21:35:00Z"/>
  <w16cex:commentExtensible w16cex:durableId="19177B90" w16cex:dateUtc="2023-12-02T21:37:00Z"/>
  <w16cex:commentExtensible w16cex:durableId="6CD25BE0" w16cex:dateUtc="2023-12-02T21:36:00Z"/>
  <w16cex:commentExtensible w16cex:durableId="175D3CC4" w16cex:dateUtc="2023-12-02T21:38:00Z"/>
  <w16cex:commentExtensible w16cex:durableId="2EE12BBD" w16cex:dateUtc="2023-12-02T21:38:00Z"/>
  <w16cex:commentExtensible w16cex:durableId="0CA3D035" w16cex:dateUtc="2023-12-02T22:00:00Z"/>
  <w16cex:commentExtensible w16cex:durableId="0FCBFE80" w16cex:dateUtc="2023-12-02T22:23:00Z"/>
  <w16cex:commentExtensible w16cex:durableId="577D8C53" w16cex:dateUtc="2023-12-02T22:24:00Z"/>
  <w16cex:commentExtensible w16cex:durableId="55C8E362" w16cex:dateUtc="2023-12-02T22:26:00Z"/>
  <w16cex:commentExtensible w16cex:durableId="1BB7CCB4" w16cex:dateUtc="2023-12-02T22:26:00Z"/>
  <w16cex:commentExtensible w16cex:durableId="75CC74BB" w16cex:dateUtc="2023-12-02T22:27:00Z"/>
  <w16cex:commentExtensible w16cex:durableId="6B7C18A2" w16cex:dateUtc="2023-12-02T22:39:00Z"/>
  <w16cex:commentExtensible w16cex:durableId="6250AA72" w16cex:dateUtc="2024-03-05T19: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CA920F" w16cid:durableId="3B4115E0"/>
  <w16cid:commentId w16cid:paraId="541F8C5A" w16cid:durableId="660CD056"/>
  <w16cid:commentId w16cid:paraId="6FFE07C1" w16cid:durableId="290DD8F1"/>
  <w16cid:commentId w16cid:paraId="665A51EB" w16cid:durableId="290DD973"/>
  <w16cid:commentId w16cid:paraId="2516143F" w16cid:durableId="42E4F9F3"/>
  <w16cid:commentId w16cid:paraId="6AD0CC83" w16cid:durableId="3D200550"/>
  <w16cid:commentId w16cid:paraId="100C6AEC" w16cid:durableId="19177B90"/>
  <w16cid:commentId w16cid:paraId="0E2B4386" w16cid:durableId="6CD25BE0"/>
  <w16cid:commentId w16cid:paraId="1488DC5E" w16cid:durableId="175D3CC4"/>
  <w16cid:commentId w16cid:paraId="5E6F6059" w16cid:durableId="2EE12BBD"/>
  <w16cid:commentId w16cid:paraId="7358AD98" w16cid:durableId="290DDB33"/>
  <w16cid:commentId w16cid:paraId="47E833CD" w16cid:durableId="290DDB3B"/>
  <w16cid:commentId w16cid:paraId="0957E84B" w16cid:durableId="0CA3D035"/>
  <w16cid:commentId w16cid:paraId="54EF4DA4" w16cid:durableId="0FCBFE80"/>
  <w16cid:commentId w16cid:paraId="1B5D99DF" w16cid:durableId="577D8C53"/>
  <w16cid:commentId w16cid:paraId="30FA85CC" w16cid:durableId="290DE3C8"/>
  <w16cid:commentId w16cid:paraId="24CD8104" w16cid:durableId="290DE79D"/>
  <w16cid:commentId w16cid:paraId="504165C8" w16cid:durableId="290E14D9"/>
  <w16cid:commentId w16cid:paraId="539FFBA0" w16cid:durableId="10A5A512"/>
  <w16cid:commentId w16cid:paraId="75BB8034" w16cid:durableId="24C4C398"/>
  <w16cid:commentId w16cid:paraId="43E8BD14" w16cid:durableId="53D650ED"/>
  <w16cid:commentId w16cid:paraId="62C8A84C" w16cid:durableId="602E2506"/>
  <w16cid:commentId w16cid:paraId="51473710" w16cid:durableId="55C8E362"/>
  <w16cid:commentId w16cid:paraId="5A197E9F" w16cid:durableId="1BB7CCB4"/>
  <w16cid:commentId w16cid:paraId="389CA998" w16cid:durableId="290E17C9"/>
  <w16cid:commentId w16cid:paraId="73D75D2E" w16cid:durableId="290E17CD"/>
  <w16cid:commentId w16cid:paraId="7D6A8EA4" w16cid:durableId="290E183C"/>
  <w16cid:commentId w16cid:paraId="3B469DC4" w16cid:durableId="75CC74BB"/>
  <w16cid:commentId w16cid:paraId="331AC7E2" w16cid:durableId="290E18F2"/>
  <w16cid:commentId w16cid:paraId="6387A422" w16cid:durableId="4020B574"/>
  <w16cid:commentId w16cid:paraId="42747C50" w16cid:durableId="6979C35B"/>
  <w16cid:commentId w16cid:paraId="583EDD54" w16cid:durableId="290E19DF"/>
  <w16cid:commentId w16cid:paraId="4FCA463D" w16cid:durableId="290E19E0"/>
  <w16cid:commentId w16cid:paraId="63AD03B6" w16cid:durableId="2A1EE352"/>
  <w16cid:commentId w16cid:paraId="5D6A695B" w16cid:durableId="6B7C18A2"/>
  <w16cid:commentId w16cid:paraId="162842B0" w16cid:durableId="290E1A83"/>
  <w16cid:commentId w16cid:paraId="586D5D24" w16cid:durableId="2986F12A"/>
  <w16cid:commentId w16cid:paraId="6B39B97C" w16cid:durableId="12F12B06"/>
  <w16cid:commentId w16cid:paraId="3EF68CC1" w16cid:durableId="290E1AC1"/>
  <w16cid:commentId w16cid:paraId="63045812" w16cid:durableId="2986F268"/>
  <w16cid:commentId w16cid:paraId="2CE61DA5" w16cid:durableId="2492C719"/>
  <w16cid:commentId w16cid:paraId="1763137B" w16cid:durableId="290E1D0A"/>
  <w16cid:commentId w16cid:paraId="34E9F02E" w16cid:durableId="2986F334"/>
  <w16cid:commentId w16cid:paraId="1825A967" w16cid:durableId="2986F396"/>
  <w16cid:commentId w16cid:paraId="73132C78" w16cid:durableId="6250AA72"/>
  <w16cid:commentId w16cid:paraId="43ACB27B" w16cid:durableId="2986F47B"/>
  <w16cid:commentId w16cid:paraId="7808E445" w16cid:durableId="290E20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A1485" w14:textId="77777777" w:rsidR="002D4F9E" w:rsidRDefault="002D4F9E">
      <w:pPr>
        <w:spacing w:line="240" w:lineRule="auto"/>
      </w:pPr>
      <w:r>
        <w:separator/>
      </w:r>
    </w:p>
  </w:endnote>
  <w:endnote w:type="continuationSeparator" w:id="0">
    <w:p w14:paraId="7678290A" w14:textId="77777777" w:rsidR="002D4F9E" w:rsidRDefault="002D4F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BM10">
    <w:altName w:val="Times New Roman"/>
    <w:panose1 w:val="00000000000000000000"/>
    <w:charset w:val="00"/>
    <w:family w:val="roman"/>
    <w:notTrueType/>
    <w:pitch w:val="default"/>
  </w:font>
  <w:font w:name="CMBX10">
    <w:altName w:val="Times New Roman"/>
    <w:panose1 w:val="00000000000000000000"/>
    <w:charset w:val="00"/>
    <w:family w:val="roman"/>
    <w:notTrueType/>
    <w:pitch w:val="default"/>
  </w:font>
  <w:font w:name="F65">
    <w:altName w:val="Times New Roman"/>
    <w:panose1 w:val="00000000000000000000"/>
    <w:charset w:val="00"/>
    <w:family w:val="roman"/>
    <w:notTrueType/>
    <w:pitch w:val="default"/>
  </w:font>
  <w:font w:name="CMMI8">
    <w:altName w:val="Times New Roman"/>
    <w:panose1 w:val="00000000000000000000"/>
    <w:charset w:val="00"/>
    <w:family w:val="roman"/>
    <w:notTrueType/>
    <w:pitch w:val="default"/>
  </w:font>
  <w:font w:name="CMSSBX10">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C2E10" w14:textId="77777777" w:rsidR="00DA2D9A" w:rsidRDefault="00DA2D9A">
    <w:pPr>
      <w:pStyle w:val="Footer"/>
      <w:pBdr>
        <w:top w:val="single" w:sz="4" w:space="1" w:color="D9D9D9" w:themeColor="background1" w:themeShade="D9"/>
      </w:pBdr>
      <w:rPr>
        <w:b/>
        <w:bCs/>
      </w:rPr>
    </w:pPr>
  </w:p>
  <w:p w14:paraId="541FD030" w14:textId="77777777" w:rsidR="00DA2D9A" w:rsidRDefault="00DA2D9A">
    <w:pPr>
      <w:pStyle w:val="Footer"/>
      <w:tabs>
        <w:tab w:val="clear" w:pos="4680"/>
        <w:tab w:val="clear" w:pos="9360"/>
        <w:tab w:val="left" w:pos="3945"/>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3348516"/>
      <w:docPartObj>
        <w:docPartGallery w:val="Page Numbers (Bottom of Page)"/>
        <w:docPartUnique/>
      </w:docPartObj>
    </w:sdtPr>
    <w:sdtEndPr>
      <w:rPr>
        <w:b/>
        <w:bCs/>
        <w:color w:val="7F7F7F" w:themeColor="background1" w:themeShade="7F"/>
        <w:spacing w:val="60"/>
      </w:rPr>
    </w:sdtEndPr>
    <w:sdtContent>
      <w:p w14:paraId="245AF50D" w14:textId="77777777" w:rsidR="00DA2D9A" w:rsidRDefault="00DA2D9A">
        <w:pPr>
          <w:pStyle w:val="Footer"/>
          <w:pBdr>
            <w:top w:val="single" w:sz="4" w:space="1" w:color="D9D9D9" w:themeColor="background1" w:themeShade="D9"/>
          </w:pBdr>
          <w:jc w:val="center"/>
          <w:rPr>
            <w:b/>
            <w:bCs/>
          </w:rPr>
        </w:pPr>
        <w:r>
          <w:rPr>
            <w:b/>
            <w:bCs/>
          </w:rPr>
          <w:t>-</w:t>
        </w:r>
        <w:r>
          <w:t xml:space="preserve"> </w:t>
        </w:r>
        <w:r>
          <w:rPr>
            <w:b/>
            <w:bCs/>
          </w:rPr>
          <w:fldChar w:fldCharType="begin"/>
        </w:r>
        <w:r>
          <w:rPr>
            <w:b/>
            <w:bCs/>
          </w:rPr>
          <w:instrText xml:space="preserve"> PAGE   \* MERGEFORMAT </w:instrText>
        </w:r>
        <w:r>
          <w:rPr>
            <w:b/>
            <w:bCs/>
          </w:rPr>
          <w:fldChar w:fldCharType="separate"/>
        </w:r>
        <w:r>
          <w:rPr>
            <w:b/>
            <w:bCs/>
            <w:noProof/>
          </w:rPr>
          <w:t>2</w:t>
        </w:r>
        <w:r>
          <w:rPr>
            <w:b/>
            <w:bCs/>
            <w:noProof/>
          </w:rPr>
          <w:fldChar w:fldCharType="end"/>
        </w:r>
        <w:r>
          <w:rPr>
            <w:b/>
            <w:bCs/>
          </w:rPr>
          <w:t xml:space="preserve"> -</w:t>
        </w:r>
      </w:p>
    </w:sdtContent>
  </w:sdt>
  <w:p w14:paraId="5077C1A6" w14:textId="77777777" w:rsidR="00DA2D9A" w:rsidRDefault="00DA2D9A">
    <w:pPr>
      <w:pStyle w:val="Footer"/>
      <w:tabs>
        <w:tab w:val="clear" w:pos="4680"/>
        <w:tab w:val="clear" w:pos="9360"/>
        <w:tab w:val="left" w:pos="3945"/>
        <w:tab w:val="left" w:pos="418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941047"/>
      <w:docPartObj>
        <w:docPartGallery w:val="Page Numbers (Bottom of Page)"/>
        <w:docPartUnique/>
      </w:docPartObj>
    </w:sdtPr>
    <w:sdtEndPr>
      <w:rPr>
        <w:color w:val="7F7F7F" w:themeColor="background1" w:themeShade="7F"/>
        <w:spacing w:val="60"/>
      </w:rPr>
    </w:sdtEndPr>
    <w:sdtContent>
      <w:p w14:paraId="275C7E53" w14:textId="77777777" w:rsidR="00DA2D9A" w:rsidRDefault="00DA2D9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266EF2D" w14:textId="77777777" w:rsidR="00DA2D9A" w:rsidRDefault="00DA2D9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77532" w14:textId="77777777" w:rsidR="00DA2D9A" w:rsidRDefault="00DA2D9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5102B" w14:textId="77777777" w:rsidR="002D4F9E" w:rsidRDefault="002D4F9E">
      <w:pPr>
        <w:spacing w:line="240" w:lineRule="auto"/>
      </w:pPr>
      <w:r>
        <w:separator/>
      </w:r>
    </w:p>
  </w:footnote>
  <w:footnote w:type="continuationSeparator" w:id="0">
    <w:p w14:paraId="5A49A594" w14:textId="77777777" w:rsidR="002D4F9E" w:rsidRDefault="002D4F9E">
      <w:pPr>
        <w:spacing w:line="240" w:lineRule="auto"/>
      </w:pPr>
      <w:r>
        <w:continuationSeparator/>
      </w:r>
    </w:p>
  </w:footnote>
  <w:footnote w:id="1">
    <w:p w14:paraId="6431D234" w14:textId="77777777" w:rsidR="00DA2D9A" w:rsidRDefault="00DA2D9A">
      <w:pPr>
        <w:pStyle w:val="FootnoteText"/>
        <w:rPr>
          <w:lang w:val="sr-Cyrl-BA"/>
        </w:rPr>
      </w:pPr>
      <w:r>
        <w:rPr>
          <w:rStyle w:val="FootnoteReference"/>
        </w:rPr>
        <w:footnoteRef/>
      </w:r>
      <w:r>
        <w:t xml:space="preserve"> </w:t>
      </w:r>
      <w:hyperlink r:id="rId1" w:history="1">
        <w:r>
          <w:rPr>
            <w:rStyle w:val="Hyperlink"/>
          </w:rPr>
          <w:t>https://www.google.com/</w:t>
        </w:r>
      </w:hyperlink>
      <w:r>
        <w:rPr>
          <w:lang w:val="sr-Cyrl-BA"/>
        </w:rPr>
        <w:t xml:space="preserve"> </w:t>
      </w:r>
    </w:p>
  </w:footnote>
  <w:footnote w:id="2">
    <w:p w14:paraId="665A1444" w14:textId="77777777" w:rsidR="00DA2D9A" w:rsidRDefault="00DA2D9A">
      <w:pPr>
        <w:pStyle w:val="FootnoteText"/>
        <w:rPr>
          <w:lang w:val="sr-Cyrl-BA"/>
        </w:rPr>
      </w:pPr>
      <w:r>
        <w:rPr>
          <w:rStyle w:val="FootnoteReference"/>
        </w:rPr>
        <w:footnoteRef/>
      </w:r>
      <w:r>
        <w:t xml:space="preserve"> </w:t>
      </w:r>
      <w:hyperlink r:id="rId2" w:history="1">
        <w:r>
          <w:rPr>
            <w:rStyle w:val="Hyperlink"/>
          </w:rPr>
          <w:t>https://www.microsoft.com/</w:t>
        </w:r>
      </w:hyperlink>
      <w:r>
        <w:t xml:space="preserve"> </w:t>
      </w:r>
    </w:p>
  </w:footnote>
  <w:footnote w:id="3">
    <w:p w14:paraId="28C86CD1" w14:textId="77777777" w:rsidR="00DA2D9A" w:rsidRDefault="00DA2D9A">
      <w:pPr>
        <w:pStyle w:val="FootnoteText"/>
      </w:pPr>
      <w:r>
        <w:rPr>
          <w:rStyle w:val="FootnoteReference"/>
        </w:rPr>
        <w:footnoteRef/>
      </w:r>
      <w:r>
        <w:t xml:space="preserve"> </w:t>
      </w:r>
      <w:hyperlink r:id="rId3" w:history="1">
        <w:r>
          <w:rPr>
            <w:rStyle w:val="Hyperlink"/>
          </w:rPr>
          <w:t>https://www.facebook.com/</w:t>
        </w:r>
      </w:hyperlink>
    </w:p>
  </w:footnote>
  <w:footnote w:id="4">
    <w:p w14:paraId="2C0347EC" w14:textId="77777777" w:rsidR="00DA2D9A" w:rsidRDefault="00DA2D9A">
      <w:pPr>
        <w:pStyle w:val="FootnoteText"/>
      </w:pPr>
      <w:r>
        <w:rPr>
          <w:rStyle w:val="FootnoteReference"/>
        </w:rPr>
        <w:footnoteRef/>
      </w:r>
      <w:r>
        <w:t xml:space="preserve"> </w:t>
      </w:r>
      <w:hyperlink r:id="rId4" w:history="1">
        <w:r>
          <w:rPr>
            <w:rStyle w:val="Hyperlink"/>
          </w:rPr>
          <w:t>https://www.amazon.com/</w:t>
        </w:r>
      </w:hyperlink>
    </w:p>
  </w:footnote>
  <w:footnote w:id="5">
    <w:p w14:paraId="051E6DFA" w14:textId="2EA2C3A2" w:rsidR="00DA2D9A" w:rsidRDefault="00DA2D9A">
      <w:pPr>
        <w:pStyle w:val="FootnoteText"/>
      </w:pPr>
      <w:r>
        <w:rPr>
          <w:rStyle w:val="FootnoteReference"/>
        </w:rPr>
        <w:footnoteRef/>
      </w:r>
      <w:r>
        <w:t xml:space="preserve"> </w:t>
      </w:r>
      <w:hyperlink r:id="rId5" w:history="1">
        <w:r w:rsidRPr="00CE0D7F">
          <w:rPr>
            <w:rStyle w:val="Hyperlink"/>
          </w:rPr>
          <w:t>https://openai.com/</w:t>
        </w:r>
      </w:hyperlink>
    </w:p>
  </w:footnote>
  <w:footnote w:id="6">
    <w:p w14:paraId="552A6F81" w14:textId="77777777" w:rsidR="00DA2D9A" w:rsidRDefault="00DA2D9A" w:rsidP="00106EBC">
      <w:pPr>
        <w:pStyle w:val="FootnoteText"/>
        <w:rPr>
          <w:lang w:val="sr-Cyrl-BA"/>
        </w:rPr>
      </w:pPr>
      <w:r>
        <w:rPr>
          <w:rStyle w:val="FootnoteReference"/>
        </w:rPr>
        <w:footnoteRef/>
      </w:r>
      <w:r>
        <w:t xml:space="preserve"> </w:t>
      </w:r>
      <w:hyperlink r:id="rId6" w:history="1">
        <w:r>
          <w:rPr>
            <w:rStyle w:val="Hyperlink"/>
          </w:rPr>
          <w:t>https://www.forbes.com/sites/louiscolumbus/2018/01/12/10-charts-that-will-change-your-perspective-on-artificial-intelligences-growth</w:t>
        </w:r>
      </w:hyperlink>
      <w:r>
        <w:rPr>
          <w:lang w:val="sr-Cyrl-BA"/>
        </w:rPr>
        <w:t xml:space="preserve"> </w:t>
      </w:r>
    </w:p>
  </w:footnote>
  <w:footnote w:id="7">
    <w:p w14:paraId="7A49A342" w14:textId="77777777" w:rsidR="00DA2D9A" w:rsidRDefault="00DA2D9A" w:rsidP="00106EBC">
      <w:pPr>
        <w:pStyle w:val="FootnoteText"/>
      </w:pPr>
      <w:r>
        <w:rPr>
          <w:rStyle w:val="FootnoteReference"/>
        </w:rPr>
        <w:footnoteRef/>
      </w:r>
      <w:r>
        <w:t xml:space="preserve"> </w:t>
      </w:r>
      <w:hyperlink r:id="rId7" w:history="1">
        <w:r w:rsidRPr="00EA1010">
          <w:rPr>
            <w:rStyle w:val="Hyperlink"/>
          </w:rPr>
          <w:t>https://bostondynamics.com/</w:t>
        </w:r>
      </w:hyperlink>
      <w:r>
        <w:t xml:space="preserve"> </w:t>
      </w:r>
    </w:p>
  </w:footnote>
  <w:footnote w:id="8">
    <w:p w14:paraId="7028E5F2" w14:textId="77777777" w:rsidR="00DA2D9A" w:rsidRDefault="00DA2D9A" w:rsidP="00627AA2">
      <w:pPr>
        <w:pStyle w:val="FootnoteText"/>
      </w:pPr>
      <w:r>
        <w:rPr>
          <w:rStyle w:val="FootnoteReference"/>
        </w:rPr>
        <w:footnoteRef/>
      </w:r>
      <w:r>
        <w:t xml:space="preserve"> </w:t>
      </w:r>
      <w:hyperlink r:id="rId8" w:history="1">
        <w:r w:rsidRPr="00EA1010">
          <w:rPr>
            <w:rStyle w:val="Hyperlink"/>
          </w:rPr>
          <w:t>https://chat.openai.com/</w:t>
        </w:r>
      </w:hyperlink>
      <w:r>
        <w:t xml:space="preserve"> </w:t>
      </w:r>
    </w:p>
  </w:footnote>
  <w:footnote w:id="9">
    <w:p w14:paraId="3E6CE4FA" w14:textId="1C45E962" w:rsidR="00DA2D9A" w:rsidRDefault="00DA2D9A" w:rsidP="00106EBC">
      <w:pPr>
        <w:pStyle w:val="FootnoteText"/>
      </w:pPr>
      <w:r>
        <w:rPr>
          <w:rStyle w:val="FootnoteReference"/>
        </w:rPr>
        <w:footnoteRef/>
      </w:r>
      <w:r>
        <w:t xml:space="preserve"> </w:t>
      </w:r>
      <w:hyperlink r:id="rId9" w:history="1">
        <w:r w:rsidRPr="00627AA2">
          <w:rPr>
            <w:rStyle w:val="Hyperlink"/>
          </w:rPr>
          <w:t>https://openai.com/</w:t>
        </w:r>
      </w:hyperlink>
      <w:r>
        <w:t xml:space="preserve"> </w:t>
      </w:r>
    </w:p>
  </w:footnote>
  <w:footnote w:id="10">
    <w:p w14:paraId="01B15781" w14:textId="58B9A4C1" w:rsidR="00DA2D9A" w:rsidRDefault="00DA2D9A">
      <w:pPr>
        <w:pStyle w:val="FootnoteText"/>
      </w:pPr>
      <w:r>
        <w:rPr>
          <w:rStyle w:val="FootnoteReference"/>
        </w:rPr>
        <w:footnoteRef/>
      </w:r>
      <w:r>
        <w:t xml:space="preserve"> </w:t>
      </w:r>
      <w:hyperlink r:id="rId10" w:history="1">
        <w:r w:rsidRPr="00D8605F">
          <w:rPr>
            <w:rStyle w:val="Hyperlink"/>
          </w:rPr>
          <w:t>https://gemini.google.com/</w:t>
        </w:r>
      </w:hyperlink>
    </w:p>
  </w:footnote>
  <w:footnote w:id="11">
    <w:p w14:paraId="758CC5AB" w14:textId="77777777" w:rsidR="00DA2D9A" w:rsidRPr="00885440" w:rsidRDefault="00DA2D9A" w:rsidP="005C5460">
      <w:pPr>
        <w:pStyle w:val="FootnoteText"/>
      </w:pPr>
      <w:r>
        <w:rPr>
          <w:rStyle w:val="FootnoteReference"/>
        </w:rPr>
        <w:footnoteRef/>
      </w:r>
      <w:r>
        <w:t xml:space="preserve"> </w:t>
      </w:r>
      <w:hyperlink r:id="rId11" w:history="1">
        <w:r w:rsidRPr="00EA1010">
          <w:rPr>
            <w:rStyle w:val="Hyperlink"/>
          </w:rPr>
          <w:t>https://www.tesla.com/</w:t>
        </w:r>
      </w:hyperlink>
      <w:r>
        <w:t xml:space="preserve"> </w:t>
      </w:r>
    </w:p>
  </w:footnote>
  <w:footnote w:id="12">
    <w:p w14:paraId="6EFDE5D4" w14:textId="30F5B547" w:rsidR="00DA2D9A" w:rsidRPr="00FC59DE" w:rsidRDefault="00DA2D9A">
      <w:pPr>
        <w:pStyle w:val="FootnoteText"/>
        <w:rPr>
          <w:lang w:val="sr-Cyrl-BA"/>
        </w:rPr>
      </w:pPr>
      <w:r>
        <w:rPr>
          <w:rStyle w:val="FootnoteReference"/>
        </w:rPr>
        <w:footnoteRef/>
      </w:r>
      <w:r>
        <w:t xml:space="preserve"> </w:t>
      </w:r>
      <w:hyperlink r:id="rId12" w:history="1">
        <w:r w:rsidRPr="00EA1010">
          <w:rPr>
            <w:rStyle w:val="Hyperlink"/>
          </w:rPr>
          <w:t>https://labs.openai.com/</w:t>
        </w:r>
      </w:hyperlink>
      <w:r>
        <w:t xml:space="preserve"> </w:t>
      </w:r>
    </w:p>
  </w:footnote>
  <w:footnote w:id="13">
    <w:p w14:paraId="25BCE7A7" w14:textId="77777777" w:rsidR="00DA2D9A" w:rsidRPr="00127223" w:rsidRDefault="00DA2D9A" w:rsidP="0062661D">
      <w:pPr>
        <w:pStyle w:val="FootnoteText"/>
        <w:rPr>
          <w:lang w:val="sr-Cyrl-BA"/>
        </w:rPr>
      </w:pPr>
      <w:r>
        <w:rPr>
          <w:rStyle w:val="FootnoteReference"/>
        </w:rPr>
        <w:footnoteRef/>
      </w:r>
      <w:r>
        <w:t xml:space="preserve"> </w:t>
      </w:r>
      <w:hyperlink r:id="rId13" w:history="1">
        <w:r w:rsidRPr="00EA1010">
          <w:rPr>
            <w:rStyle w:val="Hyperlink"/>
          </w:rPr>
          <w:t>https://vpg.cs.princeton.edu/</w:t>
        </w:r>
      </w:hyperlink>
      <w:r>
        <w:rPr>
          <w:lang w:val="sr-Cyrl-BA"/>
        </w:rPr>
        <w:t xml:space="preserve"> </w:t>
      </w:r>
    </w:p>
  </w:footnote>
  <w:footnote w:id="14">
    <w:p w14:paraId="5B3E4D4A" w14:textId="09DDA607" w:rsidR="00DA2D9A" w:rsidRPr="00BE13A5" w:rsidRDefault="00DA2D9A">
      <w:pPr>
        <w:pStyle w:val="FootnoteText"/>
        <w:rPr>
          <w:lang w:val="sr-Cyrl-BA"/>
        </w:rPr>
      </w:pPr>
      <w:r>
        <w:rPr>
          <w:rStyle w:val="FootnoteReference"/>
        </w:rPr>
        <w:footnoteRef/>
      </w:r>
      <w:r>
        <w:t xml:space="preserve"> </w:t>
      </w:r>
      <w:hyperlink r:id="rId14" w:history="1">
        <w:r w:rsidRPr="00816656">
          <w:rPr>
            <w:rStyle w:val="Hyperlink"/>
          </w:rPr>
          <w:t>https://jupyter.org/</w:t>
        </w:r>
      </w:hyperlink>
      <w:r>
        <w:rPr>
          <w:lang w:val="sr-Cyrl-BA"/>
        </w:rPr>
        <w:t xml:space="preserve"> </w:t>
      </w:r>
    </w:p>
  </w:footnote>
  <w:footnote w:id="15">
    <w:p w14:paraId="579A2B93" w14:textId="23F66B2C" w:rsidR="006C60BA" w:rsidRPr="00454DB6" w:rsidRDefault="006C60BA">
      <w:pPr>
        <w:pStyle w:val="FootnoteText"/>
        <w:rPr>
          <w:lang w:val="sr-Cyrl-BA"/>
          <w:rPrChange w:id="346" w:author="Nikola Karpic" w:date="2024-03-25T07:56:00Z">
            <w:rPr/>
          </w:rPrChange>
        </w:rPr>
      </w:pPr>
      <w:ins w:id="347" w:author="Nikola Karpic" w:date="2024-03-18T21:11:00Z">
        <w:r>
          <w:rPr>
            <w:rStyle w:val="FootnoteReference"/>
          </w:rPr>
          <w:footnoteRef/>
        </w:r>
        <w:r>
          <w:t xml:space="preserve"> </w:t>
        </w:r>
        <w:r w:rsidRPr="006C60BA">
          <w:t>https://anaconda.org/</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9CB58" w14:textId="77777777" w:rsidR="00DA2D9A" w:rsidRDefault="00DA2D9A">
    <w:pPr>
      <w:pStyle w:val="Header"/>
      <w:pBdr>
        <w:bottom w:val="single" w:sz="4" w:space="1" w:color="auto"/>
      </w:pBdr>
      <w:tabs>
        <w:tab w:val="clear" w:pos="4680"/>
        <w:tab w:val="clear" w:pos="9360"/>
        <w:tab w:val="right" w:pos="9026"/>
      </w:tabs>
    </w:pPr>
    <w:r>
      <w:rPr>
        <w:rFonts w:ascii="Times New Roman" w:hAnsi="Times New Roman" w:cs="Times New Roman"/>
        <w:lang w:val="sr-Cyrl-BA"/>
      </w:rPr>
      <w:t xml:space="preserve">Никола Карпић                                               </w:t>
    </w:r>
    <w:r>
      <w:rPr>
        <w:rFonts w:ascii="Times New Roman" w:hAnsi="Times New Roman" w:cs="Times New Roman"/>
      </w:rPr>
      <w:t xml:space="preserve"> </w:t>
    </w:r>
    <w:r>
      <w:rPr>
        <w:rFonts w:ascii="Times New Roman" w:hAnsi="Times New Roman" w:cs="Times New Roman"/>
        <w:lang w:val="sr-Cyrl-BA"/>
      </w:rPr>
      <w:t>Р</w:t>
    </w:r>
    <w:r>
      <w:rPr>
        <w:rFonts w:ascii="Times New Roman" w:hAnsi="Times New Roman" w:cs="Times New Roman"/>
      </w:rPr>
      <w:t>азвој рјешења за предвиђање броја особа у просторији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742A"/>
    <w:multiLevelType w:val="multilevel"/>
    <w:tmpl w:val="5FAA5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5D4CA3"/>
    <w:multiLevelType w:val="hybridMultilevel"/>
    <w:tmpl w:val="98546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7B3252"/>
    <w:multiLevelType w:val="hybridMultilevel"/>
    <w:tmpl w:val="6B424A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550B93"/>
    <w:multiLevelType w:val="hybridMultilevel"/>
    <w:tmpl w:val="7A00D2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214079A"/>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54C5B1C"/>
    <w:multiLevelType w:val="hybridMultilevel"/>
    <w:tmpl w:val="FF38AC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1093866"/>
    <w:multiLevelType w:val="hybridMultilevel"/>
    <w:tmpl w:val="AD783F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15B4E33"/>
    <w:multiLevelType w:val="hybridMultilevel"/>
    <w:tmpl w:val="6D7C8A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EB82A8A"/>
    <w:multiLevelType w:val="hybridMultilevel"/>
    <w:tmpl w:val="6A687616"/>
    <w:lvl w:ilvl="0" w:tplc="04090001">
      <w:start w:val="1"/>
      <w:numFmt w:val="bullet"/>
      <w:lvlText w:val=""/>
      <w:lvlJc w:val="left"/>
      <w:pPr>
        <w:ind w:left="1276" w:hanging="360"/>
      </w:pPr>
      <w:rPr>
        <w:rFonts w:ascii="Symbol" w:hAnsi="Symbol"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num w:numId="1" w16cid:durableId="1668166246">
    <w:abstractNumId w:val="4"/>
  </w:num>
  <w:num w:numId="2" w16cid:durableId="631715885">
    <w:abstractNumId w:val="3"/>
  </w:num>
  <w:num w:numId="3" w16cid:durableId="2045396706">
    <w:abstractNumId w:val="1"/>
  </w:num>
  <w:num w:numId="4" w16cid:durableId="1153108940">
    <w:abstractNumId w:val="6"/>
  </w:num>
  <w:num w:numId="5" w16cid:durableId="1948850079">
    <w:abstractNumId w:val="5"/>
  </w:num>
  <w:num w:numId="6" w16cid:durableId="722555942">
    <w:abstractNumId w:val="7"/>
  </w:num>
  <w:num w:numId="7" w16cid:durableId="1933078153">
    <w:abstractNumId w:val="2"/>
  </w:num>
  <w:num w:numId="8" w16cid:durableId="798258662">
    <w:abstractNumId w:val="8"/>
  </w:num>
  <w:num w:numId="9" w16cid:durableId="635528350">
    <w:abstractNumId w:val="0"/>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kola Karpic">
    <w15:presenceInfo w15:providerId="AD" w15:userId="S::nikola.karpic@klika.ba::ffeb8dfa-4922-439f-925d-7178f597e076"/>
  </w15:person>
  <w15:person w15:author="Zoran Djuric">
    <w15:presenceInfo w15:providerId="Windows Live" w15:userId="cde9a6e97242d586"/>
  </w15:person>
  <w15:person w15:author="Aleksandar Kelec">
    <w15:presenceInfo w15:providerId="AD" w15:userId="S-1-5-21-1428179001-2710860022-3102866464-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825"/>
    <w:rsid w:val="00001E6A"/>
    <w:rsid w:val="00007813"/>
    <w:rsid w:val="0001541C"/>
    <w:rsid w:val="0002325B"/>
    <w:rsid w:val="00025BFB"/>
    <w:rsid w:val="00025D99"/>
    <w:rsid w:val="000340FF"/>
    <w:rsid w:val="000509A7"/>
    <w:rsid w:val="00050EDC"/>
    <w:rsid w:val="00053C21"/>
    <w:rsid w:val="00054C18"/>
    <w:rsid w:val="00061B9F"/>
    <w:rsid w:val="00065AB1"/>
    <w:rsid w:val="00066135"/>
    <w:rsid w:val="00066EAB"/>
    <w:rsid w:val="0009360B"/>
    <w:rsid w:val="0009399A"/>
    <w:rsid w:val="000B7AC4"/>
    <w:rsid w:val="000C4025"/>
    <w:rsid w:val="000C470E"/>
    <w:rsid w:val="000D3CBF"/>
    <w:rsid w:val="000D662C"/>
    <w:rsid w:val="000D7920"/>
    <w:rsid w:val="000E77FC"/>
    <w:rsid w:val="000F5F54"/>
    <w:rsid w:val="00101F3B"/>
    <w:rsid w:val="001067F8"/>
    <w:rsid w:val="00106EBC"/>
    <w:rsid w:val="00113F2E"/>
    <w:rsid w:val="001176D8"/>
    <w:rsid w:val="00125523"/>
    <w:rsid w:val="00127223"/>
    <w:rsid w:val="00141623"/>
    <w:rsid w:val="00167403"/>
    <w:rsid w:val="0019171D"/>
    <w:rsid w:val="0019288E"/>
    <w:rsid w:val="001A531B"/>
    <w:rsid w:val="001B1777"/>
    <w:rsid w:val="001B518E"/>
    <w:rsid w:val="001C6476"/>
    <w:rsid w:val="001C6F70"/>
    <w:rsid w:val="001C6FF9"/>
    <w:rsid w:val="001D5250"/>
    <w:rsid w:val="001E6B9C"/>
    <w:rsid w:val="001F1AA5"/>
    <w:rsid w:val="001F215B"/>
    <w:rsid w:val="001F5455"/>
    <w:rsid w:val="00200172"/>
    <w:rsid w:val="0020112D"/>
    <w:rsid w:val="0020162E"/>
    <w:rsid w:val="002065A0"/>
    <w:rsid w:val="00207E7A"/>
    <w:rsid w:val="00217FD9"/>
    <w:rsid w:val="00222676"/>
    <w:rsid w:val="00225172"/>
    <w:rsid w:val="00226C07"/>
    <w:rsid w:val="00231D12"/>
    <w:rsid w:val="00234E15"/>
    <w:rsid w:val="002357A6"/>
    <w:rsid w:val="00241E79"/>
    <w:rsid w:val="0024685C"/>
    <w:rsid w:val="00253CD2"/>
    <w:rsid w:val="00260017"/>
    <w:rsid w:val="002626A2"/>
    <w:rsid w:val="00273D66"/>
    <w:rsid w:val="0027446C"/>
    <w:rsid w:val="002749E6"/>
    <w:rsid w:val="002752E5"/>
    <w:rsid w:val="0028541A"/>
    <w:rsid w:val="00287B60"/>
    <w:rsid w:val="00292B1E"/>
    <w:rsid w:val="00296B04"/>
    <w:rsid w:val="002A11D2"/>
    <w:rsid w:val="002B1D14"/>
    <w:rsid w:val="002D4F9E"/>
    <w:rsid w:val="002E4097"/>
    <w:rsid w:val="00311E98"/>
    <w:rsid w:val="00316E9C"/>
    <w:rsid w:val="0031792B"/>
    <w:rsid w:val="00322CAA"/>
    <w:rsid w:val="00326991"/>
    <w:rsid w:val="003275FA"/>
    <w:rsid w:val="003328DB"/>
    <w:rsid w:val="003514BA"/>
    <w:rsid w:val="003549ED"/>
    <w:rsid w:val="0035733C"/>
    <w:rsid w:val="0036202A"/>
    <w:rsid w:val="00362F6C"/>
    <w:rsid w:val="00377B5F"/>
    <w:rsid w:val="00381B21"/>
    <w:rsid w:val="00383965"/>
    <w:rsid w:val="0038459B"/>
    <w:rsid w:val="00387183"/>
    <w:rsid w:val="00391B1B"/>
    <w:rsid w:val="00393039"/>
    <w:rsid w:val="00393401"/>
    <w:rsid w:val="00396A77"/>
    <w:rsid w:val="003A5713"/>
    <w:rsid w:val="003D2990"/>
    <w:rsid w:val="003E5469"/>
    <w:rsid w:val="003E6564"/>
    <w:rsid w:val="003F150B"/>
    <w:rsid w:val="003F2B9F"/>
    <w:rsid w:val="003F49F6"/>
    <w:rsid w:val="0040526D"/>
    <w:rsid w:val="00406863"/>
    <w:rsid w:val="00420928"/>
    <w:rsid w:val="004241F4"/>
    <w:rsid w:val="004243C2"/>
    <w:rsid w:val="004357EE"/>
    <w:rsid w:val="004421FB"/>
    <w:rsid w:val="00442DE9"/>
    <w:rsid w:val="0044380F"/>
    <w:rsid w:val="00450229"/>
    <w:rsid w:val="004510EF"/>
    <w:rsid w:val="00452C9B"/>
    <w:rsid w:val="00453607"/>
    <w:rsid w:val="00454DB6"/>
    <w:rsid w:val="00455502"/>
    <w:rsid w:val="00456032"/>
    <w:rsid w:val="00463596"/>
    <w:rsid w:val="0046620A"/>
    <w:rsid w:val="00467A61"/>
    <w:rsid w:val="00492397"/>
    <w:rsid w:val="00497CF6"/>
    <w:rsid w:val="004A532D"/>
    <w:rsid w:val="004B10A3"/>
    <w:rsid w:val="004B2026"/>
    <w:rsid w:val="004B6C7C"/>
    <w:rsid w:val="004E14A3"/>
    <w:rsid w:val="004E2930"/>
    <w:rsid w:val="004F0048"/>
    <w:rsid w:val="004F379B"/>
    <w:rsid w:val="00501BCE"/>
    <w:rsid w:val="00503A05"/>
    <w:rsid w:val="00506B9C"/>
    <w:rsid w:val="0051117D"/>
    <w:rsid w:val="00516939"/>
    <w:rsid w:val="005247DC"/>
    <w:rsid w:val="005319C3"/>
    <w:rsid w:val="00532390"/>
    <w:rsid w:val="00536131"/>
    <w:rsid w:val="00540C5A"/>
    <w:rsid w:val="00543847"/>
    <w:rsid w:val="00545611"/>
    <w:rsid w:val="00545C0B"/>
    <w:rsid w:val="005533F7"/>
    <w:rsid w:val="005564FF"/>
    <w:rsid w:val="005604D2"/>
    <w:rsid w:val="00565F58"/>
    <w:rsid w:val="00566131"/>
    <w:rsid w:val="005732B4"/>
    <w:rsid w:val="00595DCB"/>
    <w:rsid w:val="005A0213"/>
    <w:rsid w:val="005B172C"/>
    <w:rsid w:val="005B196C"/>
    <w:rsid w:val="005B5774"/>
    <w:rsid w:val="005C3C2F"/>
    <w:rsid w:val="005C5460"/>
    <w:rsid w:val="005C569B"/>
    <w:rsid w:val="005C75A8"/>
    <w:rsid w:val="005D4572"/>
    <w:rsid w:val="005D60A1"/>
    <w:rsid w:val="005D7072"/>
    <w:rsid w:val="005E2D80"/>
    <w:rsid w:val="005E71A5"/>
    <w:rsid w:val="005F7DFF"/>
    <w:rsid w:val="006020BC"/>
    <w:rsid w:val="00602825"/>
    <w:rsid w:val="006044F1"/>
    <w:rsid w:val="006047BC"/>
    <w:rsid w:val="00620BCC"/>
    <w:rsid w:val="0062661D"/>
    <w:rsid w:val="00627AA2"/>
    <w:rsid w:val="00633C21"/>
    <w:rsid w:val="00633E20"/>
    <w:rsid w:val="006432EE"/>
    <w:rsid w:val="006538C6"/>
    <w:rsid w:val="00665E77"/>
    <w:rsid w:val="00667899"/>
    <w:rsid w:val="00667CCB"/>
    <w:rsid w:val="00683BBF"/>
    <w:rsid w:val="00687F98"/>
    <w:rsid w:val="006A0EDC"/>
    <w:rsid w:val="006A32A0"/>
    <w:rsid w:val="006A401A"/>
    <w:rsid w:val="006A4508"/>
    <w:rsid w:val="006B1429"/>
    <w:rsid w:val="006C58A9"/>
    <w:rsid w:val="006C60BA"/>
    <w:rsid w:val="006C6F26"/>
    <w:rsid w:val="006D3096"/>
    <w:rsid w:val="006D6E7B"/>
    <w:rsid w:val="006E2FEC"/>
    <w:rsid w:val="006F0C0A"/>
    <w:rsid w:val="006F1FC9"/>
    <w:rsid w:val="00710A61"/>
    <w:rsid w:val="0071228E"/>
    <w:rsid w:val="007238F6"/>
    <w:rsid w:val="0073124C"/>
    <w:rsid w:val="007454D6"/>
    <w:rsid w:val="007502E6"/>
    <w:rsid w:val="0075768F"/>
    <w:rsid w:val="00772569"/>
    <w:rsid w:val="0077399D"/>
    <w:rsid w:val="00773D01"/>
    <w:rsid w:val="0077407A"/>
    <w:rsid w:val="007752B4"/>
    <w:rsid w:val="007779BE"/>
    <w:rsid w:val="00783486"/>
    <w:rsid w:val="00786D5F"/>
    <w:rsid w:val="00793375"/>
    <w:rsid w:val="00794E0C"/>
    <w:rsid w:val="007A2C0C"/>
    <w:rsid w:val="007A6B31"/>
    <w:rsid w:val="007A7A60"/>
    <w:rsid w:val="007B334A"/>
    <w:rsid w:val="007B4C91"/>
    <w:rsid w:val="007B6A1A"/>
    <w:rsid w:val="007C2EA9"/>
    <w:rsid w:val="007E55E5"/>
    <w:rsid w:val="00807AF2"/>
    <w:rsid w:val="00811ABC"/>
    <w:rsid w:val="0082079A"/>
    <w:rsid w:val="0082538A"/>
    <w:rsid w:val="008278A8"/>
    <w:rsid w:val="0083117A"/>
    <w:rsid w:val="00835826"/>
    <w:rsid w:val="00835E41"/>
    <w:rsid w:val="00836730"/>
    <w:rsid w:val="00852DE4"/>
    <w:rsid w:val="00856983"/>
    <w:rsid w:val="00857EE7"/>
    <w:rsid w:val="008607B3"/>
    <w:rsid w:val="00866E9F"/>
    <w:rsid w:val="0087250F"/>
    <w:rsid w:val="00874C8A"/>
    <w:rsid w:val="00880E45"/>
    <w:rsid w:val="00885440"/>
    <w:rsid w:val="00892543"/>
    <w:rsid w:val="008B13DA"/>
    <w:rsid w:val="008B72FB"/>
    <w:rsid w:val="008C6AC4"/>
    <w:rsid w:val="008C7B6A"/>
    <w:rsid w:val="008D0834"/>
    <w:rsid w:val="008E0996"/>
    <w:rsid w:val="008E79AE"/>
    <w:rsid w:val="008F4388"/>
    <w:rsid w:val="008F4B7A"/>
    <w:rsid w:val="008F589F"/>
    <w:rsid w:val="00904D95"/>
    <w:rsid w:val="009109F0"/>
    <w:rsid w:val="00912128"/>
    <w:rsid w:val="00912541"/>
    <w:rsid w:val="00915149"/>
    <w:rsid w:val="00921FC2"/>
    <w:rsid w:val="0092316D"/>
    <w:rsid w:val="00934A21"/>
    <w:rsid w:val="00940443"/>
    <w:rsid w:val="00942C46"/>
    <w:rsid w:val="00956270"/>
    <w:rsid w:val="00956A0B"/>
    <w:rsid w:val="00956B37"/>
    <w:rsid w:val="009630FB"/>
    <w:rsid w:val="00963407"/>
    <w:rsid w:val="00965A4F"/>
    <w:rsid w:val="00965B46"/>
    <w:rsid w:val="00967D8C"/>
    <w:rsid w:val="00975786"/>
    <w:rsid w:val="009760B7"/>
    <w:rsid w:val="00990CFA"/>
    <w:rsid w:val="0099147B"/>
    <w:rsid w:val="009A448C"/>
    <w:rsid w:val="009A6B14"/>
    <w:rsid w:val="009A7CE8"/>
    <w:rsid w:val="009B0B77"/>
    <w:rsid w:val="009C036E"/>
    <w:rsid w:val="009C5046"/>
    <w:rsid w:val="009C7963"/>
    <w:rsid w:val="009D5FAB"/>
    <w:rsid w:val="009F5DB1"/>
    <w:rsid w:val="009F6B6B"/>
    <w:rsid w:val="00A07DAA"/>
    <w:rsid w:val="00A116DF"/>
    <w:rsid w:val="00A143F0"/>
    <w:rsid w:val="00A35E07"/>
    <w:rsid w:val="00A47C5B"/>
    <w:rsid w:val="00A54B59"/>
    <w:rsid w:val="00A5730F"/>
    <w:rsid w:val="00A61054"/>
    <w:rsid w:val="00A657BD"/>
    <w:rsid w:val="00A72EE6"/>
    <w:rsid w:val="00A75FCB"/>
    <w:rsid w:val="00A773F8"/>
    <w:rsid w:val="00A82E9D"/>
    <w:rsid w:val="00A844B1"/>
    <w:rsid w:val="00A911BE"/>
    <w:rsid w:val="00A927A8"/>
    <w:rsid w:val="00A953C1"/>
    <w:rsid w:val="00AA0F4E"/>
    <w:rsid w:val="00AA14F0"/>
    <w:rsid w:val="00AA7D71"/>
    <w:rsid w:val="00AB0760"/>
    <w:rsid w:val="00AB08DF"/>
    <w:rsid w:val="00AB2DAE"/>
    <w:rsid w:val="00AB4B31"/>
    <w:rsid w:val="00AB6393"/>
    <w:rsid w:val="00AC1390"/>
    <w:rsid w:val="00AC6C3A"/>
    <w:rsid w:val="00AD1B67"/>
    <w:rsid w:val="00AD1B8C"/>
    <w:rsid w:val="00AE356F"/>
    <w:rsid w:val="00AE4BC1"/>
    <w:rsid w:val="00AF057B"/>
    <w:rsid w:val="00AF1D1C"/>
    <w:rsid w:val="00AF32D9"/>
    <w:rsid w:val="00AF78BA"/>
    <w:rsid w:val="00B013D6"/>
    <w:rsid w:val="00B02BDF"/>
    <w:rsid w:val="00B061B2"/>
    <w:rsid w:val="00B104CA"/>
    <w:rsid w:val="00B11871"/>
    <w:rsid w:val="00B12A23"/>
    <w:rsid w:val="00B14102"/>
    <w:rsid w:val="00B20694"/>
    <w:rsid w:val="00B3033B"/>
    <w:rsid w:val="00B31D7F"/>
    <w:rsid w:val="00B34ED6"/>
    <w:rsid w:val="00B4548C"/>
    <w:rsid w:val="00B54DCE"/>
    <w:rsid w:val="00B73404"/>
    <w:rsid w:val="00B833AD"/>
    <w:rsid w:val="00B91874"/>
    <w:rsid w:val="00B94FAC"/>
    <w:rsid w:val="00BA2238"/>
    <w:rsid w:val="00BA33C0"/>
    <w:rsid w:val="00BA5966"/>
    <w:rsid w:val="00BA6B53"/>
    <w:rsid w:val="00BB4C53"/>
    <w:rsid w:val="00BC110C"/>
    <w:rsid w:val="00BC5174"/>
    <w:rsid w:val="00BD4375"/>
    <w:rsid w:val="00BE13A5"/>
    <w:rsid w:val="00C044A8"/>
    <w:rsid w:val="00C11E70"/>
    <w:rsid w:val="00C11F46"/>
    <w:rsid w:val="00C124BD"/>
    <w:rsid w:val="00C12DD8"/>
    <w:rsid w:val="00C21C0F"/>
    <w:rsid w:val="00C2549B"/>
    <w:rsid w:val="00C26555"/>
    <w:rsid w:val="00C275FD"/>
    <w:rsid w:val="00C31A52"/>
    <w:rsid w:val="00C36F7B"/>
    <w:rsid w:val="00C40EF3"/>
    <w:rsid w:val="00C415DF"/>
    <w:rsid w:val="00C509AB"/>
    <w:rsid w:val="00C6011C"/>
    <w:rsid w:val="00C61BC2"/>
    <w:rsid w:val="00C65262"/>
    <w:rsid w:val="00C67B89"/>
    <w:rsid w:val="00C7714E"/>
    <w:rsid w:val="00C804A5"/>
    <w:rsid w:val="00C860C9"/>
    <w:rsid w:val="00C877D6"/>
    <w:rsid w:val="00C9155A"/>
    <w:rsid w:val="00C93BAD"/>
    <w:rsid w:val="00CA37EF"/>
    <w:rsid w:val="00CB3AED"/>
    <w:rsid w:val="00CC6609"/>
    <w:rsid w:val="00CD2173"/>
    <w:rsid w:val="00CD2684"/>
    <w:rsid w:val="00CD5098"/>
    <w:rsid w:val="00CE1E72"/>
    <w:rsid w:val="00CE362F"/>
    <w:rsid w:val="00CF02FA"/>
    <w:rsid w:val="00CF167F"/>
    <w:rsid w:val="00CF5F47"/>
    <w:rsid w:val="00D00F88"/>
    <w:rsid w:val="00D05BB2"/>
    <w:rsid w:val="00D12B54"/>
    <w:rsid w:val="00D3194C"/>
    <w:rsid w:val="00D329A0"/>
    <w:rsid w:val="00D3649A"/>
    <w:rsid w:val="00D42244"/>
    <w:rsid w:val="00D43315"/>
    <w:rsid w:val="00D43EBF"/>
    <w:rsid w:val="00D44804"/>
    <w:rsid w:val="00D6525A"/>
    <w:rsid w:val="00D700C9"/>
    <w:rsid w:val="00D7012F"/>
    <w:rsid w:val="00D73D03"/>
    <w:rsid w:val="00D80636"/>
    <w:rsid w:val="00D806BC"/>
    <w:rsid w:val="00D815EB"/>
    <w:rsid w:val="00D86E96"/>
    <w:rsid w:val="00D96C8E"/>
    <w:rsid w:val="00DA24EC"/>
    <w:rsid w:val="00DA2D9A"/>
    <w:rsid w:val="00DA5C6C"/>
    <w:rsid w:val="00DB369F"/>
    <w:rsid w:val="00DC002A"/>
    <w:rsid w:val="00DC0BB9"/>
    <w:rsid w:val="00DC3B0E"/>
    <w:rsid w:val="00DD7A7F"/>
    <w:rsid w:val="00DF7825"/>
    <w:rsid w:val="00E00CFD"/>
    <w:rsid w:val="00E07FC5"/>
    <w:rsid w:val="00E142F5"/>
    <w:rsid w:val="00E145DB"/>
    <w:rsid w:val="00E14BC9"/>
    <w:rsid w:val="00E4528F"/>
    <w:rsid w:val="00E559AA"/>
    <w:rsid w:val="00E6085D"/>
    <w:rsid w:val="00E653AF"/>
    <w:rsid w:val="00E702F8"/>
    <w:rsid w:val="00E778E5"/>
    <w:rsid w:val="00E81812"/>
    <w:rsid w:val="00E84719"/>
    <w:rsid w:val="00E87F16"/>
    <w:rsid w:val="00E90667"/>
    <w:rsid w:val="00EA4A5A"/>
    <w:rsid w:val="00EB0C41"/>
    <w:rsid w:val="00EE31CF"/>
    <w:rsid w:val="00EE6ABA"/>
    <w:rsid w:val="00EF1F21"/>
    <w:rsid w:val="00F01551"/>
    <w:rsid w:val="00F13A40"/>
    <w:rsid w:val="00F21898"/>
    <w:rsid w:val="00F2238B"/>
    <w:rsid w:val="00F27739"/>
    <w:rsid w:val="00F348D8"/>
    <w:rsid w:val="00F37C2B"/>
    <w:rsid w:val="00F42CC4"/>
    <w:rsid w:val="00F629CF"/>
    <w:rsid w:val="00F649CB"/>
    <w:rsid w:val="00F81BD9"/>
    <w:rsid w:val="00F942A4"/>
    <w:rsid w:val="00F95C59"/>
    <w:rsid w:val="00FA4DCE"/>
    <w:rsid w:val="00FB0DB6"/>
    <w:rsid w:val="00FB133C"/>
    <w:rsid w:val="00FB3FA7"/>
    <w:rsid w:val="00FB707A"/>
    <w:rsid w:val="00FC5808"/>
    <w:rsid w:val="00FC59DE"/>
    <w:rsid w:val="00FD534D"/>
    <w:rsid w:val="00FE5A60"/>
    <w:rsid w:val="00FF08FC"/>
    <w:rsid w:val="00FF71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5655E4"/>
  <w15:docId w15:val="{E2D55C78-FC95-45FC-A0C1-1790E358B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43EBF"/>
    <w:rPr>
      <w:lang w:val="sr-Latn-BA"/>
    </w:rPr>
  </w:style>
  <w:style w:type="paragraph" w:styleId="Heading1">
    <w:name w:val="heading 1"/>
    <w:basedOn w:val="Normal"/>
    <w:next w:val="Normal"/>
    <w:link w:val="Heading1Char"/>
    <w:uiPriority w:val="9"/>
    <w:qFormat/>
    <w:pPr>
      <w:keepNext/>
      <w:keepLines/>
      <w:spacing w:before="100" w:after="120"/>
      <w:outlineLvl w:val="0"/>
    </w:pPr>
    <w:rPr>
      <w:rFonts w:ascii="Times New Roman" w:hAnsi="Times New Roman"/>
      <w:sz w:val="36"/>
      <w:szCs w:val="40"/>
    </w:rPr>
  </w:style>
  <w:style w:type="paragraph" w:styleId="Heading2">
    <w:name w:val="heading 2"/>
    <w:basedOn w:val="Normal"/>
    <w:next w:val="Normal"/>
    <w:link w:val="Heading2Char"/>
    <w:pPr>
      <w:keepNext/>
      <w:keepLines/>
      <w:spacing w:before="360" w:after="120"/>
      <w:ind w:left="720"/>
      <w:outlineLvl w:val="1"/>
    </w:pPr>
    <w:rPr>
      <w:rFonts w:ascii="Times New Roman" w:hAnsi="Times New Roman"/>
      <w:sz w:val="28"/>
      <w:szCs w:val="32"/>
    </w:rPr>
  </w:style>
  <w:style w:type="paragraph" w:styleId="Heading3">
    <w:name w:val="heading 3"/>
    <w:basedOn w:val="Normal"/>
    <w:next w:val="Normal"/>
    <w:pPr>
      <w:keepNext/>
      <w:keepLines/>
      <w:spacing w:before="320" w:after="80"/>
      <w:outlineLvl w:val="2"/>
    </w:pPr>
    <w:rPr>
      <w:rFonts w:ascii="Times New Roman" w:hAnsi="Times New Roman"/>
      <w:i/>
      <w:sz w:val="24"/>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Spacing">
    <w:name w:val="No Spacing"/>
    <w:uiPriority w:val="1"/>
    <w:qFormat/>
    <w:pPr>
      <w:spacing w:line="240" w:lineRule="auto"/>
      <w:ind w:firstLine="720"/>
      <w:jc w:val="both"/>
    </w:pPr>
    <w:rPr>
      <w:rFonts w:ascii="Times New Roman" w:hAnsi="Times New Roman"/>
      <w:sz w:val="24"/>
    </w:rPr>
  </w:style>
  <w:style w:type="paragraph" w:styleId="TOCHeading">
    <w:name w:val="TOC Heading"/>
    <w:basedOn w:val="Heading1"/>
    <w:next w:val="Normal"/>
    <w:uiPriority w:val="39"/>
    <w:unhideWhenUsed/>
    <w:qFormat/>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2626A2"/>
    <w:pPr>
      <w:tabs>
        <w:tab w:val="left" w:pos="440"/>
        <w:tab w:val="right" w:leader="dot" w:pos="9350"/>
      </w:tabs>
      <w:spacing w:after="100"/>
      <w:pPrChange w:id="0" w:author="Nikola Karpic" w:date="2024-03-25T08:19:00Z">
        <w:pPr>
          <w:tabs>
            <w:tab w:val="left" w:pos="440"/>
            <w:tab w:val="right" w:leader="dot" w:pos="9350"/>
          </w:tabs>
          <w:spacing w:after="100" w:line="276" w:lineRule="auto"/>
        </w:pPr>
      </w:pPrChange>
    </w:pPr>
    <w:rPr>
      <w:rPrChange w:id="0" w:author="Nikola Karpic" w:date="2024-03-25T08:19:00Z">
        <w:rPr>
          <w:rFonts w:ascii="Arial" w:eastAsia="Arial" w:hAnsi="Arial" w:cs="Arial"/>
          <w:sz w:val="22"/>
          <w:szCs w:val="22"/>
          <w:lang w:val="sr-Latn-BA" w:eastAsia="en-US" w:bidi="ar-SA"/>
        </w:rPr>
      </w:rPrChange>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rsid w:val="00FB707A"/>
    <w:pPr>
      <w:tabs>
        <w:tab w:val="left" w:pos="1320"/>
        <w:tab w:val="right" w:leader="dot" w:pos="9350"/>
      </w:tabs>
      <w:spacing w:after="100"/>
      <w:ind w:left="440"/>
    </w:pPr>
  </w:style>
  <w:style w:type="character" w:styleId="Hyperlink">
    <w:name w:val="Hyperlink"/>
    <w:basedOn w:val="DefaultParagraphFont"/>
    <w:uiPriority w:val="99"/>
    <w:unhideWhenUsed/>
    <w:rPr>
      <w:color w:val="0000FF" w:themeColor="hyperlink"/>
      <w:u w:val="single"/>
    </w:rPr>
  </w:style>
  <w:style w:type="paragraph" w:styleId="ListParagraph">
    <w:name w:val="List Paragraph"/>
    <w:basedOn w:val="Normal"/>
    <w:uiPriority w:val="34"/>
    <w:qFormat/>
    <w:pPr>
      <w:ind w:left="720"/>
      <w:contextualSpacing/>
    </w:pPr>
  </w:style>
  <w:style w:type="paragraph" w:styleId="FootnoteText">
    <w:name w:val="footnote text"/>
    <w:basedOn w:val="Normal"/>
    <w:link w:val="FootnoteTextChar"/>
    <w:uiPriority w:val="99"/>
    <w:unhideWhenUsed/>
    <w:pPr>
      <w:spacing w:line="240" w:lineRule="auto"/>
    </w:pPr>
    <w:rPr>
      <w:sz w:val="20"/>
      <w:szCs w:val="20"/>
    </w:rPr>
  </w:style>
  <w:style w:type="character" w:customStyle="1" w:styleId="FootnoteTextChar">
    <w:name w:val="Footnote Text Char"/>
    <w:basedOn w:val="DefaultParagraphFont"/>
    <w:link w:val="FootnoteText"/>
    <w:uiPriority w:val="99"/>
    <w:rPr>
      <w:sz w:val="20"/>
      <w:szCs w:val="20"/>
    </w:rPr>
  </w:style>
  <w:style w:type="character" w:styleId="FootnoteReference">
    <w:name w:val="footnote reference"/>
    <w:basedOn w:val="DefaultParagraphFont"/>
    <w:uiPriority w:val="99"/>
    <w:semiHidden/>
    <w:unhideWhenUsed/>
    <w:rPr>
      <w:vertAlign w:val="superscript"/>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243F60" w:themeColor="accent1" w:themeShade="7F"/>
    </w:rPr>
  </w:style>
  <w:style w:type="character" w:styleId="FollowedHyperlink">
    <w:name w:val="FollowedHyperlink"/>
    <w:basedOn w:val="DefaultParagraphFont"/>
    <w:uiPriority w:val="99"/>
    <w:semiHidden/>
    <w:unhideWhenUsed/>
    <w:rPr>
      <w:color w:val="800080" w:themeColor="followedHyperlink"/>
      <w:u w:val="single"/>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i">
    <w:name w:val="mi"/>
    <w:basedOn w:val="DefaultParagraphFont"/>
  </w:style>
  <w:style w:type="character" w:customStyle="1" w:styleId="mo">
    <w:name w:val="mo"/>
    <w:basedOn w:val="DefaultParagraphFont"/>
  </w:style>
  <w:style w:type="character" w:customStyle="1" w:styleId="mn">
    <w:name w:val="mn"/>
    <w:basedOn w:val="DefaultParagraphFont"/>
  </w:style>
  <w:style w:type="character" w:customStyle="1" w:styleId="fontstyle01">
    <w:name w:val="fontstyle01"/>
    <w:basedOn w:val="DefaultParagraphFont"/>
    <w:rPr>
      <w:rFonts w:ascii="MSBM10" w:hAnsi="MSBM10" w:hint="default"/>
      <w:b w:val="0"/>
      <w:bCs w:val="0"/>
      <w:i w:val="0"/>
      <w:iCs w:val="0"/>
      <w:color w:val="000000"/>
      <w:sz w:val="22"/>
      <w:szCs w:val="22"/>
    </w:rPr>
  </w:style>
  <w:style w:type="character" w:customStyle="1" w:styleId="fontstyle21">
    <w:name w:val="fontstyle21"/>
    <w:basedOn w:val="DefaultParagraphFont"/>
    <w:rPr>
      <w:rFonts w:ascii="CMBX10" w:hAnsi="CMBX10" w:hint="default"/>
      <w:b/>
      <w:bCs/>
      <w:i w:val="0"/>
      <w:iCs w:val="0"/>
      <w:color w:val="000000"/>
      <w:sz w:val="22"/>
      <w:szCs w:val="22"/>
    </w:rPr>
  </w:style>
  <w:style w:type="character" w:customStyle="1" w:styleId="fontstyle31">
    <w:name w:val="fontstyle31"/>
    <w:basedOn w:val="DefaultParagraphFont"/>
    <w:rPr>
      <w:rFonts w:ascii="F65" w:hAnsi="F65" w:hint="default"/>
      <w:b w:val="0"/>
      <w:bCs w:val="0"/>
      <w:i w:val="0"/>
      <w:iCs w:val="0"/>
      <w:color w:val="000000"/>
      <w:sz w:val="22"/>
      <w:szCs w:val="22"/>
    </w:rPr>
  </w:style>
  <w:style w:type="character" w:customStyle="1" w:styleId="fontstyle41">
    <w:name w:val="fontstyle41"/>
    <w:basedOn w:val="DefaultParagraphFont"/>
    <w:rPr>
      <w:rFonts w:ascii="MSBM10" w:hAnsi="MSBM10" w:hint="default"/>
      <w:b w:val="0"/>
      <w:bCs w:val="0"/>
      <w:i w:val="0"/>
      <w:iCs w:val="0"/>
      <w:color w:val="000000"/>
      <w:sz w:val="22"/>
      <w:szCs w:val="22"/>
    </w:rPr>
  </w:style>
  <w:style w:type="character" w:customStyle="1" w:styleId="fontstyle51">
    <w:name w:val="fontstyle51"/>
    <w:basedOn w:val="DefaultParagraphFont"/>
    <w:rPr>
      <w:rFonts w:ascii="CMMI8" w:hAnsi="CMMI8" w:hint="default"/>
      <w:b w:val="0"/>
      <w:bCs w:val="0"/>
      <w:i/>
      <w:iCs/>
      <w:color w:val="000000"/>
      <w:sz w:val="16"/>
      <w:szCs w:val="16"/>
    </w:rPr>
  </w:style>
  <w:style w:type="character" w:customStyle="1" w:styleId="fontstyle61">
    <w:name w:val="fontstyle61"/>
    <w:basedOn w:val="DefaultParagraphFont"/>
    <w:rPr>
      <w:rFonts w:ascii="CMSSBX10" w:hAnsi="CMSSBX10" w:hint="default"/>
      <w:b/>
      <w:bCs/>
      <w:i w:val="0"/>
      <w:iCs w:val="0"/>
      <w:color w:val="000000"/>
      <w:sz w:val="22"/>
      <w:szCs w:val="22"/>
    </w:rPr>
  </w:style>
  <w:style w:type="character" w:customStyle="1" w:styleId="fontstyle71">
    <w:name w:val="fontstyle71"/>
    <w:basedOn w:val="DefaultParagraphFont"/>
    <w:rPr>
      <w:rFonts w:ascii="CMMI10" w:hAnsi="CMMI10" w:hint="default"/>
      <w:b w:val="0"/>
      <w:bCs w:val="0"/>
      <w:i/>
      <w:iCs/>
      <w:color w:val="000000"/>
      <w:sz w:val="22"/>
      <w:szCs w:val="22"/>
    </w:rPr>
  </w:style>
  <w:style w:type="character" w:customStyle="1" w:styleId="fontstyle81">
    <w:name w:val="fontstyle81"/>
    <w:basedOn w:val="DefaultParagraphFont"/>
    <w:rPr>
      <w:rFonts w:ascii="CMR8" w:hAnsi="CMR8" w:hint="default"/>
      <w:b w:val="0"/>
      <w:bCs w:val="0"/>
      <w:i w:val="0"/>
      <w:iCs w:val="0"/>
      <w:color w:val="000000"/>
      <w:sz w:val="16"/>
      <w:szCs w:val="16"/>
    </w:rPr>
  </w:style>
  <w:style w:type="character" w:customStyle="1" w:styleId="fontstyle91">
    <w:name w:val="fontstyle91"/>
    <w:basedOn w:val="DefaultParagraphFont"/>
    <w:rPr>
      <w:rFonts w:ascii="CMTI10" w:hAnsi="CMTI10" w:hint="default"/>
      <w:b w:val="0"/>
      <w:bCs w:val="0"/>
      <w:i/>
      <w:iCs/>
      <w:color w:val="000000"/>
      <w:sz w:val="22"/>
      <w:szCs w:val="22"/>
    </w:rPr>
  </w:style>
  <w:style w:type="paragraph" w:customStyle="1" w:styleId="noindentnospacing">
    <w:name w:val="no indent no spacing"/>
    <w:basedOn w:val="NoSpacing"/>
    <w:pPr>
      <w:ind w:firstLine="0"/>
    </w:pPr>
  </w:style>
  <w:style w:type="character" w:customStyle="1" w:styleId="mtext">
    <w:name w:val="mtext"/>
    <w:basedOn w:val="DefaultParagraphFont"/>
  </w:style>
  <w:style w:type="paragraph" w:styleId="Bibliography">
    <w:name w:val="Bibliography"/>
    <w:basedOn w:val="Normal"/>
    <w:next w:val="Normal"/>
    <w:uiPriority w:val="37"/>
    <w:unhideWhenUsed/>
  </w:style>
  <w:style w:type="character" w:styleId="Emphasis">
    <w:name w:val="Emphasis"/>
    <w:basedOn w:val="DefaultParagraphFont"/>
    <w:uiPriority w:val="20"/>
    <w:qFormat/>
    <w:rPr>
      <w:i/>
      <w:iCs/>
    </w:r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style>
  <w:style w:type="character" w:customStyle="1" w:styleId="spellingerror">
    <w:name w:val="spellingerror"/>
    <w:basedOn w:val="DefaultParagraphFont"/>
  </w:style>
  <w:style w:type="character" w:customStyle="1" w:styleId="eop">
    <w:name w:val="eop"/>
    <w:basedOn w:val="DefaultParagraphFont"/>
  </w:style>
  <w:style w:type="character" w:customStyle="1" w:styleId="contextualspellingandgrammarerror">
    <w:name w:val="contextualspellingandgrammarerror"/>
    <w:basedOn w:val="DefaultParagraphFont"/>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customStyle="1" w:styleId="footnotens">
    <w:name w:val="footnote ns"/>
    <w:basedOn w:val="NoSpacing"/>
    <w:pPr>
      <w:ind w:firstLine="0"/>
    </w:pPr>
    <w:rPr>
      <w:sz w:val="20"/>
      <w:lang w:val="sr-Latn-BA"/>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lang w:val="sr-Latn-BA"/>
    </w:rPr>
  </w:style>
  <w:style w:type="paragraph" w:styleId="Revision">
    <w:name w:val="Revision"/>
    <w:hidden/>
    <w:uiPriority w:val="99"/>
    <w:semiHidden/>
    <w:pPr>
      <w:spacing w:line="240" w:lineRule="auto"/>
    </w:pPr>
    <w:rPr>
      <w:lang w:val="sr-Latn-BA"/>
    </w:rPr>
  </w:style>
  <w:style w:type="character" w:customStyle="1" w:styleId="viiyi">
    <w:name w:val="viiyi"/>
    <w:basedOn w:val="DefaultParagraphFont"/>
  </w:style>
  <w:style w:type="character" w:customStyle="1" w:styleId="jlqj4b">
    <w:name w:val="jlqj4b"/>
    <w:basedOn w:val="DefaultParagraphFont"/>
  </w:style>
  <w:style w:type="character" w:customStyle="1" w:styleId="Heading1Char">
    <w:name w:val="Heading 1 Char"/>
    <w:basedOn w:val="DefaultParagraphFont"/>
    <w:link w:val="Heading1"/>
    <w:uiPriority w:val="9"/>
    <w:rPr>
      <w:rFonts w:ascii="Times New Roman" w:hAnsi="Times New Roman"/>
      <w:sz w:val="36"/>
      <w:szCs w:val="40"/>
      <w:lang w:val="sr-Latn-BA"/>
    </w:rPr>
  </w:style>
  <w:style w:type="character" w:styleId="UnresolvedMention">
    <w:name w:val="Unresolved Mention"/>
    <w:basedOn w:val="DefaultParagraphFont"/>
    <w:uiPriority w:val="99"/>
    <w:semiHidden/>
    <w:unhideWhenUsed/>
    <w:rPr>
      <w:color w:val="605E5C"/>
      <w:shd w:val="clear" w:color="auto" w:fill="E1DFDD"/>
    </w:rPr>
  </w:style>
  <w:style w:type="character" w:styleId="SubtleEmphasis">
    <w:name w:val="Subtle Emphasis"/>
    <w:basedOn w:val="DefaultParagraphFont"/>
    <w:uiPriority w:val="19"/>
    <w:qFormat/>
    <w:rPr>
      <w:i/>
      <w:iCs/>
      <w:color w:val="404040" w:themeColor="text1" w:themeTint="BF"/>
    </w:rPr>
  </w:style>
  <w:style w:type="paragraph" w:styleId="HTMLPreformatted">
    <w:name w:val="HTML Preformatted"/>
    <w:basedOn w:val="Normal"/>
    <w:link w:val="HTMLPreformattedChar"/>
    <w:uiPriority w:val="99"/>
    <w:semiHidden/>
    <w:unhideWhenUsed/>
    <w:rsid w:val="00807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07AF2"/>
    <w:rPr>
      <w:rFonts w:ascii="Courier New" w:eastAsia="Times New Roman" w:hAnsi="Courier New" w:cs="Courier New"/>
      <w:sz w:val="20"/>
      <w:szCs w:val="20"/>
      <w:lang w:val="en-US"/>
    </w:rPr>
  </w:style>
  <w:style w:type="character" w:customStyle="1" w:styleId="n">
    <w:name w:val="n"/>
    <w:basedOn w:val="DefaultParagraphFont"/>
    <w:rsid w:val="00807AF2"/>
  </w:style>
  <w:style w:type="paragraph" w:styleId="EndnoteText">
    <w:name w:val="endnote text"/>
    <w:basedOn w:val="Normal"/>
    <w:link w:val="EndnoteTextChar"/>
    <w:uiPriority w:val="99"/>
    <w:semiHidden/>
    <w:unhideWhenUsed/>
    <w:rsid w:val="006F1FC9"/>
    <w:pPr>
      <w:spacing w:line="240" w:lineRule="auto"/>
    </w:pPr>
    <w:rPr>
      <w:sz w:val="20"/>
      <w:szCs w:val="20"/>
    </w:rPr>
  </w:style>
  <w:style w:type="character" w:customStyle="1" w:styleId="EndnoteTextChar">
    <w:name w:val="Endnote Text Char"/>
    <w:basedOn w:val="DefaultParagraphFont"/>
    <w:link w:val="EndnoteText"/>
    <w:uiPriority w:val="99"/>
    <w:semiHidden/>
    <w:rsid w:val="006F1FC9"/>
    <w:rPr>
      <w:sz w:val="20"/>
      <w:szCs w:val="20"/>
      <w:lang w:val="sr-Latn-BA"/>
    </w:rPr>
  </w:style>
  <w:style w:type="character" w:styleId="EndnoteReference">
    <w:name w:val="endnote reference"/>
    <w:basedOn w:val="DefaultParagraphFont"/>
    <w:uiPriority w:val="99"/>
    <w:semiHidden/>
    <w:unhideWhenUsed/>
    <w:rsid w:val="006F1FC9"/>
    <w:rPr>
      <w:vertAlign w:val="superscript"/>
    </w:rPr>
  </w:style>
  <w:style w:type="character" w:customStyle="1" w:styleId="Heading2Char">
    <w:name w:val="Heading 2 Char"/>
    <w:basedOn w:val="DefaultParagraphFont"/>
    <w:link w:val="Heading2"/>
    <w:rsid w:val="00065AB1"/>
    <w:rPr>
      <w:rFonts w:ascii="Times New Roman" w:hAnsi="Times New Roman"/>
      <w:sz w:val="28"/>
      <w:szCs w:val="32"/>
      <w:lang w:val="sr-Latn-BA"/>
    </w:rPr>
  </w:style>
  <w:style w:type="paragraph" w:styleId="NormalWeb">
    <w:name w:val="Normal (Web)"/>
    <w:basedOn w:val="Normal"/>
    <w:uiPriority w:val="99"/>
    <w:unhideWhenUsed/>
    <w:rsid w:val="000C4025"/>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131">
      <w:bodyDiv w:val="1"/>
      <w:marLeft w:val="0"/>
      <w:marRight w:val="0"/>
      <w:marTop w:val="0"/>
      <w:marBottom w:val="0"/>
      <w:divBdr>
        <w:top w:val="none" w:sz="0" w:space="0" w:color="auto"/>
        <w:left w:val="none" w:sz="0" w:space="0" w:color="auto"/>
        <w:bottom w:val="none" w:sz="0" w:space="0" w:color="auto"/>
        <w:right w:val="none" w:sz="0" w:space="0" w:color="auto"/>
      </w:divBdr>
    </w:div>
    <w:div w:id="5206733">
      <w:bodyDiv w:val="1"/>
      <w:marLeft w:val="0"/>
      <w:marRight w:val="0"/>
      <w:marTop w:val="0"/>
      <w:marBottom w:val="0"/>
      <w:divBdr>
        <w:top w:val="none" w:sz="0" w:space="0" w:color="auto"/>
        <w:left w:val="none" w:sz="0" w:space="0" w:color="auto"/>
        <w:bottom w:val="none" w:sz="0" w:space="0" w:color="auto"/>
        <w:right w:val="none" w:sz="0" w:space="0" w:color="auto"/>
      </w:divBdr>
    </w:div>
    <w:div w:id="6370064">
      <w:bodyDiv w:val="1"/>
      <w:marLeft w:val="0"/>
      <w:marRight w:val="0"/>
      <w:marTop w:val="0"/>
      <w:marBottom w:val="0"/>
      <w:divBdr>
        <w:top w:val="none" w:sz="0" w:space="0" w:color="auto"/>
        <w:left w:val="none" w:sz="0" w:space="0" w:color="auto"/>
        <w:bottom w:val="none" w:sz="0" w:space="0" w:color="auto"/>
        <w:right w:val="none" w:sz="0" w:space="0" w:color="auto"/>
      </w:divBdr>
    </w:div>
    <w:div w:id="8456047">
      <w:bodyDiv w:val="1"/>
      <w:marLeft w:val="0"/>
      <w:marRight w:val="0"/>
      <w:marTop w:val="0"/>
      <w:marBottom w:val="0"/>
      <w:divBdr>
        <w:top w:val="none" w:sz="0" w:space="0" w:color="auto"/>
        <w:left w:val="none" w:sz="0" w:space="0" w:color="auto"/>
        <w:bottom w:val="none" w:sz="0" w:space="0" w:color="auto"/>
        <w:right w:val="none" w:sz="0" w:space="0" w:color="auto"/>
      </w:divBdr>
    </w:div>
    <w:div w:id="20060346">
      <w:bodyDiv w:val="1"/>
      <w:marLeft w:val="0"/>
      <w:marRight w:val="0"/>
      <w:marTop w:val="0"/>
      <w:marBottom w:val="0"/>
      <w:divBdr>
        <w:top w:val="none" w:sz="0" w:space="0" w:color="auto"/>
        <w:left w:val="none" w:sz="0" w:space="0" w:color="auto"/>
        <w:bottom w:val="none" w:sz="0" w:space="0" w:color="auto"/>
        <w:right w:val="none" w:sz="0" w:space="0" w:color="auto"/>
      </w:divBdr>
    </w:div>
    <w:div w:id="27335661">
      <w:bodyDiv w:val="1"/>
      <w:marLeft w:val="0"/>
      <w:marRight w:val="0"/>
      <w:marTop w:val="0"/>
      <w:marBottom w:val="0"/>
      <w:divBdr>
        <w:top w:val="none" w:sz="0" w:space="0" w:color="auto"/>
        <w:left w:val="none" w:sz="0" w:space="0" w:color="auto"/>
        <w:bottom w:val="none" w:sz="0" w:space="0" w:color="auto"/>
        <w:right w:val="none" w:sz="0" w:space="0" w:color="auto"/>
      </w:divBdr>
    </w:div>
    <w:div w:id="29914371">
      <w:bodyDiv w:val="1"/>
      <w:marLeft w:val="0"/>
      <w:marRight w:val="0"/>
      <w:marTop w:val="0"/>
      <w:marBottom w:val="0"/>
      <w:divBdr>
        <w:top w:val="none" w:sz="0" w:space="0" w:color="auto"/>
        <w:left w:val="none" w:sz="0" w:space="0" w:color="auto"/>
        <w:bottom w:val="none" w:sz="0" w:space="0" w:color="auto"/>
        <w:right w:val="none" w:sz="0" w:space="0" w:color="auto"/>
      </w:divBdr>
    </w:div>
    <w:div w:id="31419212">
      <w:bodyDiv w:val="1"/>
      <w:marLeft w:val="0"/>
      <w:marRight w:val="0"/>
      <w:marTop w:val="0"/>
      <w:marBottom w:val="0"/>
      <w:divBdr>
        <w:top w:val="none" w:sz="0" w:space="0" w:color="auto"/>
        <w:left w:val="none" w:sz="0" w:space="0" w:color="auto"/>
        <w:bottom w:val="none" w:sz="0" w:space="0" w:color="auto"/>
        <w:right w:val="none" w:sz="0" w:space="0" w:color="auto"/>
      </w:divBdr>
    </w:div>
    <w:div w:id="62415151">
      <w:bodyDiv w:val="1"/>
      <w:marLeft w:val="0"/>
      <w:marRight w:val="0"/>
      <w:marTop w:val="0"/>
      <w:marBottom w:val="0"/>
      <w:divBdr>
        <w:top w:val="none" w:sz="0" w:space="0" w:color="auto"/>
        <w:left w:val="none" w:sz="0" w:space="0" w:color="auto"/>
        <w:bottom w:val="none" w:sz="0" w:space="0" w:color="auto"/>
        <w:right w:val="none" w:sz="0" w:space="0" w:color="auto"/>
      </w:divBdr>
    </w:div>
    <w:div w:id="64190412">
      <w:bodyDiv w:val="1"/>
      <w:marLeft w:val="0"/>
      <w:marRight w:val="0"/>
      <w:marTop w:val="0"/>
      <w:marBottom w:val="0"/>
      <w:divBdr>
        <w:top w:val="none" w:sz="0" w:space="0" w:color="auto"/>
        <w:left w:val="none" w:sz="0" w:space="0" w:color="auto"/>
        <w:bottom w:val="none" w:sz="0" w:space="0" w:color="auto"/>
        <w:right w:val="none" w:sz="0" w:space="0" w:color="auto"/>
      </w:divBdr>
      <w:divsChild>
        <w:div w:id="1299726257">
          <w:marLeft w:val="0"/>
          <w:marRight w:val="0"/>
          <w:marTop w:val="0"/>
          <w:marBottom w:val="0"/>
          <w:divBdr>
            <w:top w:val="none" w:sz="0" w:space="0" w:color="auto"/>
            <w:left w:val="none" w:sz="0" w:space="0" w:color="auto"/>
            <w:bottom w:val="none" w:sz="0" w:space="0" w:color="auto"/>
            <w:right w:val="none" w:sz="0" w:space="0" w:color="auto"/>
          </w:divBdr>
          <w:divsChild>
            <w:div w:id="1453019831">
              <w:marLeft w:val="0"/>
              <w:marRight w:val="0"/>
              <w:marTop w:val="0"/>
              <w:marBottom w:val="0"/>
              <w:divBdr>
                <w:top w:val="none" w:sz="0" w:space="0" w:color="auto"/>
                <w:left w:val="none" w:sz="0" w:space="0" w:color="auto"/>
                <w:bottom w:val="none" w:sz="0" w:space="0" w:color="auto"/>
                <w:right w:val="none" w:sz="0" w:space="0" w:color="auto"/>
              </w:divBdr>
              <w:divsChild>
                <w:div w:id="146192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68777">
      <w:bodyDiv w:val="1"/>
      <w:marLeft w:val="0"/>
      <w:marRight w:val="0"/>
      <w:marTop w:val="0"/>
      <w:marBottom w:val="0"/>
      <w:divBdr>
        <w:top w:val="none" w:sz="0" w:space="0" w:color="auto"/>
        <w:left w:val="none" w:sz="0" w:space="0" w:color="auto"/>
        <w:bottom w:val="none" w:sz="0" w:space="0" w:color="auto"/>
        <w:right w:val="none" w:sz="0" w:space="0" w:color="auto"/>
      </w:divBdr>
    </w:div>
    <w:div w:id="74598193">
      <w:bodyDiv w:val="1"/>
      <w:marLeft w:val="0"/>
      <w:marRight w:val="0"/>
      <w:marTop w:val="0"/>
      <w:marBottom w:val="0"/>
      <w:divBdr>
        <w:top w:val="none" w:sz="0" w:space="0" w:color="auto"/>
        <w:left w:val="none" w:sz="0" w:space="0" w:color="auto"/>
        <w:bottom w:val="none" w:sz="0" w:space="0" w:color="auto"/>
        <w:right w:val="none" w:sz="0" w:space="0" w:color="auto"/>
      </w:divBdr>
    </w:div>
    <w:div w:id="92015687">
      <w:bodyDiv w:val="1"/>
      <w:marLeft w:val="0"/>
      <w:marRight w:val="0"/>
      <w:marTop w:val="0"/>
      <w:marBottom w:val="0"/>
      <w:divBdr>
        <w:top w:val="none" w:sz="0" w:space="0" w:color="auto"/>
        <w:left w:val="none" w:sz="0" w:space="0" w:color="auto"/>
        <w:bottom w:val="none" w:sz="0" w:space="0" w:color="auto"/>
        <w:right w:val="none" w:sz="0" w:space="0" w:color="auto"/>
      </w:divBdr>
    </w:div>
    <w:div w:id="94908488">
      <w:bodyDiv w:val="1"/>
      <w:marLeft w:val="0"/>
      <w:marRight w:val="0"/>
      <w:marTop w:val="0"/>
      <w:marBottom w:val="0"/>
      <w:divBdr>
        <w:top w:val="none" w:sz="0" w:space="0" w:color="auto"/>
        <w:left w:val="none" w:sz="0" w:space="0" w:color="auto"/>
        <w:bottom w:val="none" w:sz="0" w:space="0" w:color="auto"/>
        <w:right w:val="none" w:sz="0" w:space="0" w:color="auto"/>
      </w:divBdr>
    </w:div>
    <w:div w:id="96566096">
      <w:bodyDiv w:val="1"/>
      <w:marLeft w:val="0"/>
      <w:marRight w:val="0"/>
      <w:marTop w:val="0"/>
      <w:marBottom w:val="0"/>
      <w:divBdr>
        <w:top w:val="none" w:sz="0" w:space="0" w:color="auto"/>
        <w:left w:val="none" w:sz="0" w:space="0" w:color="auto"/>
        <w:bottom w:val="none" w:sz="0" w:space="0" w:color="auto"/>
        <w:right w:val="none" w:sz="0" w:space="0" w:color="auto"/>
      </w:divBdr>
    </w:div>
    <w:div w:id="120197368">
      <w:bodyDiv w:val="1"/>
      <w:marLeft w:val="0"/>
      <w:marRight w:val="0"/>
      <w:marTop w:val="0"/>
      <w:marBottom w:val="0"/>
      <w:divBdr>
        <w:top w:val="none" w:sz="0" w:space="0" w:color="auto"/>
        <w:left w:val="none" w:sz="0" w:space="0" w:color="auto"/>
        <w:bottom w:val="none" w:sz="0" w:space="0" w:color="auto"/>
        <w:right w:val="none" w:sz="0" w:space="0" w:color="auto"/>
      </w:divBdr>
      <w:divsChild>
        <w:div w:id="1547983171">
          <w:marLeft w:val="0"/>
          <w:marRight w:val="0"/>
          <w:marTop w:val="0"/>
          <w:marBottom w:val="0"/>
          <w:divBdr>
            <w:top w:val="none" w:sz="0" w:space="0" w:color="auto"/>
            <w:left w:val="none" w:sz="0" w:space="0" w:color="auto"/>
            <w:bottom w:val="none" w:sz="0" w:space="0" w:color="auto"/>
            <w:right w:val="none" w:sz="0" w:space="0" w:color="auto"/>
          </w:divBdr>
          <w:divsChild>
            <w:div w:id="436288649">
              <w:marLeft w:val="0"/>
              <w:marRight w:val="0"/>
              <w:marTop w:val="0"/>
              <w:marBottom w:val="0"/>
              <w:divBdr>
                <w:top w:val="none" w:sz="0" w:space="0" w:color="auto"/>
                <w:left w:val="none" w:sz="0" w:space="0" w:color="auto"/>
                <w:bottom w:val="none" w:sz="0" w:space="0" w:color="auto"/>
                <w:right w:val="none" w:sz="0" w:space="0" w:color="auto"/>
              </w:divBdr>
              <w:divsChild>
                <w:div w:id="199001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45089">
      <w:bodyDiv w:val="1"/>
      <w:marLeft w:val="0"/>
      <w:marRight w:val="0"/>
      <w:marTop w:val="0"/>
      <w:marBottom w:val="0"/>
      <w:divBdr>
        <w:top w:val="none" w:sz="0" w:space="0" w:color="auto"/>
        <w:left w:val="none" w:sz="0" w:space="0" w:color="auto"/>
        <w:bottom w:val="none" w:sz="0" w:space="0" w:color="auto"/>
        <w:right w:val="none" w:sz="0" w:space="0" w:color="auto"/>
      </w:divBdr>
    </w:div>
    <w:div w:id="140386842">
      <w:bodyDiv w:val="1"/>
      <w:marLeft w:val="0"/>
      <w:marRight w:val="0"/>
      <w:marTop w:val="0"/>
      <w:marBottom w:val="0"/>
      <w:divBdr>
        <w:top w:val="none" w:sz="0" w:space="0" w:color="auto"/>
        <w:left w:val="none" w:sz="0" w:space="0" w:color="auto"/>
        <w:bottom w:val="none" w:sz="0" w:space="0" w:color="auto"/>
        <w:right w:val="none" w:sz="0" w:space="0" w:color="auto"/>
      </w:divBdr>
      <w:divsChild>
        <w:div w:id="543253641">
          <w:marLeft w:val="0"/>
          <w:marRight w:val="0"/>
          <w:marTop w:val="0"/>
          <w:marBottom w:val="0"/>
          <w:divBdr>
            <w:top w:val="none" w:sz="0" w:space="0" w:color="auto"/>
            <w:left w:val="none" w:sz="0" w:space="0" w:color="auto"/>
            <w:bottom w:val="none" w:sz="0" w:space="0" w:color="auto"/>
            <w:right w:val="none" w:sz="0" w:space="0" w:color="auto"/>
          </w:divBdr>
          <w:divsChild>
            <w:div w:id="91917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9167">
      <w:bodyDiv w:val="1"/>
      <w:marLeft w:val="0"/>
      <w:marRight w:val="0"/>
      <w:marTop w:val="0"/>
      <w:marBottom w:val="0"/>
      <w:divBdr>
        <w:top w:val="none" w:sz="0" w:space="0" w:color="auto"/>
        <w:left w:val="none" w:sz="0" w:space="0" w:color="auto"/>
        <w:bottom w:val="none" w:sz="0" w:space="0" w:color="auto"/>
        <w:right w:val="none" w:sz="0" w:space="0" w:color="auto"/>
      </w:divBdr>
    </w:div>
    <w:div w:id="144590919">
      <w:bodyDiv w:val="1"/>
      <w:marLeft w:val="0"/>
      <w:marRight w:val="0"/>
      <w:marTop w:val="0"/>
      <w:marBottom w:val="0"/>
      <w:divBdr>
        <w:top w:val="none" w:sz="0" w:space="0" w:color="auto"/>
        <w:left w:val="none" w:sz="0" w:space="0" w:color="auto"/>
        <w:bottom w:val="none" w:sz="0" w:space="0" w:color="auto"/>
        <w:right w:val="none" w:sz="0" w:space="0" w:color="auto"/>
      </w:divBdr>
    </w:div>
    <w:div w:id="147942257">
      <w:bodyDiv w:val="1"/>
      <w:marLeft w:val="0"/>
      <w:marRight w:val="0"/>
      <w:marTop w:val="0"/>
      <w:marBottom w:val="0"/>
      <w:divBdr>
        <w:top w:val="none" w:sz="0" w:space="0" w:color="auto"/>
        <w:left w:val="none" w:sz="0" w:space="0" w:color="auto"/>
        <w:bottom w:val="none" w:sz="0" w:space="0" w:color="auto"/>
        <w:right w:val="none" w:sz="0" w:space="0" w:color="auto"/>
      </w:divBdr>
    </w:div>
    <w:div w:id="158431123">
      <w:bodyDiv w:val="1"/>
      <w:marLeft w:val="0"/>
      <w:marRight w:val="0"/>
      <w:marTop w:val="0"/>
      <w:marBottom w:val="0"/>
      <w:divBdr>
        <w:top w:val="none" w:sz="0" w:space="0" w:color="auto"/>
        <w:left w:val="none" w:sz="0" w:space="0" w:color="auto"/>
        <w:bottom w:val="none" w:sz="0" w:space="0" w:color="auto"/>
        <w:right w:val="none" w:sz="0" w:space="0" w:color="auto"/>
      </w:divBdr>
    </w:div>
    <w:div w:id="167791307">
      <w:bodyDiv w:val="1"/>
      <w:marLeft w:val="0"/>
      <w:marRight w:val="0"/>
      <w:marTop w:val="0"/>
      <w:marBottom w:val="0"/>
      <w:divBdr>
        <w:top w:val="none" w:sz="0" w:space="0" w:color="auto"/>
        <w:left w:val="none" w:sz="0" w:space="0" w:color="auto"/>
        <w:bottom w:val="none" w:sz="0" w:space="0" w:color="auto"/>
        <w:right w:val="none" w:sz="0" w:space="0" w:color="auto"/>
      </w:divBdr>
    </w:div>
    <w:div w:id="170409709">
      <w:bodyDiv w:val="1"/>
      <w:marLeft w:val="0"/>
      <w:marRight w:val="0"/>
      <w:marTop w:val="0"/>
      <w:marBottom w:val="0"/>
      <w:divBdr>
        <w:top w:val="none" w:sz="0" w:space="0" w:color="auto"/>
        <w:left w:val="none" w:sz="0" w:space="0" w:color="auto"/>
        <w:bottom w:val="none" w:sz="0" w:space="0" w:color="auto"/>
        <w:right w:val="none" w:sz="0" w:space="0" w:color="auto"/>
      </w:divBdr>
      <w:divsChild>
        <w:div w:id="14158842">
          <w:marLeft w:val="0"/>
          <w:marRight w:val="0"/>
          <w:marTop w:val="0"/>
          <w:marBottom w:val="0"/>
          <w:divBdr>
            <w:top w:val="none" w:sz="0" w:space="0" w:color="auto"/>
            <w:left w:val="none" w:sz="0" w:space="0" w:color="auto"/>
            <w:bottom w:val="none" w:sz="0" w:space="0" w:color="auto"/>
            <w:right w:val="none" w:sz="0" w:space="0" w:color="auto"/>
          </w:divBdr>
          <w:divsChild>
            <w:div w:id="1457530843">
              <w:marLeft w:val="0"/>
              <w:marRight w:val="0"/>
              <w:marTop w:val="0"/>
              <w:marBottom w:val="0"/>
              <w:divBdr>
                <w:top w:val="none" w:sz="0" w:space="0" w:color="auto"/>
                <w:left w:val="none" w:sz="0" w:space="0" w:color="auto"/>
                <w:bottom w:val="none" w:sz="0" w:space="0" w:color="auto"/>
                <w:right w:val="none" w:sz="0" w:space="0" w:color="auto"/>
              </w:divBdr>
              <w:divsChild>
                <w:div w:id="1116949038">
                  <w:marLeft w:val="0"/>
                  <w:marRight w:val="0"/>
                  <w:marTop w:val="0"/>
                  <w:marBottom w:val="0"/>
                  <w:divBdr>
                    <w:top w:val="none" w:sz="0" w:space="0" w:color="auto"/>
                    <w:left w:val="none" w:sz="0" w:space="0" w:color="auto"/>
                    <w:bottom w:val="none" w:sz="0" w:space="0" w:color="auto"/>
                    <w:right w:val="none" w:sz="0" w:space="0" w:color="auto"/>
                  </w:divBdr>
                </w:div>
              </w:divsChild>
            </w:div>
            <w:div w:id="484472233">
              <w:marLeft w:val="0"/>
              <w:marRight w:val="0"/>
              <w:marTop w:val="0"/>
              <w:marBottom w:val="0"/>
              <w:divBdr>
                <w:top w:val="none" w:sz="0" w:space="0" w:color="auto"/>
                <w:left w:val="none" w:sz="0" w:space="0" w:color="auto"/>
                <w:bottom w:val="none" w:sz="0" w:space="0" w:color="auto"/>
                <w:right w:val="none" w:sz="0" w:space="0" w:color="auto"/>
              </w:divBdr>
              <w:divsChild>
                <w:div w:id="28222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73400">
      <w:bodyDiv w:val="1"/>
      <w:marLeft w:val="0"/>
      <w:marRight w:val="0"/>
      <w:marTop w:val="0"/>
      <w:marBottom w:val="0"/>
      <w:divBdr>
        <w:top w:val="none" w:sz="0" w:space="0" w:color="auto"/>
        <w:left w:val="none" w:sz="0" w:space="0" w:color="auto"/>
        <w:bottom w:val="none" w:sz="0" w:space="0" w:color="auto"/>
        <w:right w:val="none" w:sz="0" w:space="0" w:color="auto"/>
      </w:divBdr>
    </w:div>
    <w:div w:id="202718881">
      <w:bodyDiv w:val="1"/>
      <w:marLeft w:val="0"/>
      <w:marRight w:val="0"/>
      <w:marTop w:val="0"/>
      <w:marBottom w:val="0"/>
      <w:divBdr>
        <w:top w:val="none" w:sz="0" w:space="0" w:color="auto"/>
        <w:left w:val="none" w:sz="0" w:space="0" w:color="auto"/>
        <w:bottom w:val="none" w:sz="0" w:space="0" w:color="auto"/>
        <w:right w:val="none" w:sz="0" w:space="0" w:color="auto"/>
      </w:divBdr>
      <w:divsChild>
        <w:div w:id="1047921025">
          <w:marLeft w:val="0"/>
          <w:marRight w:val="0"/>
          <w:marTop w:val="0"/>
          <w:marBottom w:val="0"/>
          <w:divBdr>
            <w:top w:val="none" w:sz="0" w:space="0" w:color="auto"/>
            <w:left w:val="none" w:sz="0" w:space="0" w:color="auto"/>
            <w:bottom w:val="none" w:sz="0" w:space="0" w:color="auto"/>
            <w:right w:val="none" w:sz="0" w:space="0" w:color="auto"/>
          </w:divBdr>
        </w:div>
      </w:divsChild>
    </w:div>
    <w:div w:id="227573714">
      <w:bodyDiv w:val="1"/>
      <w:marLeft w:val="0"/>
      <w:marRight w:val="0"/>
      <w:marTop w:val="0"/>
      <w:marBottom w:val="0"/>
      <w:divBdr>
        <w:top w:val="none" w:sz="0" w:space="0" w:color="auto"/>
        <w:left w:val="none" w:sz="0" w:space="0" w:color="auto"/>
        <w:bottom w:val="none" w:sz="0" w:space="0" w:color="auto"/>
        <w:right w:val="none" w:sz="0" w:space="0" w:color="auto"/>
      </w:divBdr>
    </w:div>
    <w:div w:id="234824551">
      <w:bodyDiv w:val="1"/>
      <w:marLeft w:val="0"/>
      <w:marRight w:val="0"/>
      <w:marTop w:val="0"/>
      <w:marBottom w:val="0"/>
      <w:divBdr>
        <w:top w:val="none" w:sz="0" w:space="0" w:color="auto"/>
        <w:left w:val="none" w:sz="0" w:space="0" w:color="auto"/>
        <w:bottom w:val="none" w:sz="0" w:space="0" w:color="auto"/>
        <w:right w:val="none" w:sz="0" w:space="0" w:color="auto"/>
      </w:divBdr>
    </w:div>
    <w:div w:id="236089848">
      <w:bodyDiv w:val="1"/>
      <w:marLeft w:val="0"/>
      <w:marRight w:val="0"/>
      <w:marTop w:val="0"/>
      <w:marBottom w:val="0"/>
      <w:divBdr>
        <w:top w:val="none" w:sz="0" w:space="0" w:color="auto"/>
        <w:left w:val="none" w:sz="0" w:space="0" w:color="auto"/>
        <w:bottom w:val="none" w:sz="0" w:space="0" w:color="auto"/>
        <w:right w:val="none" w:sz="0" w:space="0" w:color="auto"/>
      </w:divBdr>
    </w:div>
    <w:div w:id="237252888">
      <w:bodyDiv w:val="1"/>
      <w:marLeft w:val="0"/>
      <w:marRight w:val="0"/>
      <w:marTop w:val="0"/>
      <w:marBottom w:val="0"/>
      <w:divBdr>
        <w:top w:val="none" w:sz="0" w:space="0" w:color="auto"/>
        <w:left w:val="none" w:sz="0" w:space="0" w:color="auto"/>
        <w:bottom w:val="none" w:sz="0" w:space="0" w:color="auto"/>
        <w:right w:val="none" w:sz="0" w:space="0" w:color="auto"/>
      </w:divBdr>
    </w:div>
    <w:div w:id="238634907">
      <w:bodyDiv w:val="1"/>
      <w:marLeft w:val="0"/>
      <w:marRight w:val="0"/>
      <w:marTop w:val="0"/>
      <w:marBottom w:val="0"/>
      <w:divBdr>
        <w:top w:val="none" w:sz="0" w:space="0" w:color="auto"/>
        <w:left w:val="none" w:sz="0" w:space="0" w:color="auto"/>
        <w:bottom w:val="none" w:sz="0" w:space="0" w:color="auto"/>
        <w:right w:val="none" w:sz="0" w:space="0" w:color="auto"/>
      </w:divBdr>
    </w:div>
    <w:div w:id="245769763">
      <w:bodyDiv w:val="1"/>
      <w:marLeft w:val="0"/>
      <w:marRight w:val="0"/>
      <w:marTop w:val="0"/>
      <w:marBottom w:val="0"/>
      <w:divBdr>
        <w:top w:val="none" w:sz="0" w:space="0" w:color="auto"/>
        <w:left w:val="none" w:sz="0" w:space="0" w:color="auto"/>
        <w:bottom w:val="none" w:sz="0" w:space="0" w:color="auto"/>
        <w:right w:val="none" w:sz="0" w:space="0" w:color="auto"/>
      </w:divBdr>
    </w:div>
    <w:div w:id="251596362">
      <w:bodyDiv w:val="1"/>
      <w:marLeft w:val="0"/>
      <w:marRight w:val="0"/>
      <w:marTop w:val="0"/>
      <w:marBottom w:val="0"/>
      <w:divBdr>
        <w:top w:val="none" w:sz="0" w:space="0" w:color="auto"/>
        <w:left w:val="none" w:sz="0" w:space="0" w:color="auto"/>
        <w:bottom w:val="none" w:sz="0" w:space="0" w:color="auto"/>
        <w:right w:val="none" w:sz="0" w:space="0" w:color="auto"/>
      </w:divBdr>
    </w:div>
    <w:div w:id="255140383">
      <w:bodyDiv w:val="1"/>
      <w:marLeft w:val="0"/>
      <w:marRight w:val="0"/>
      <w:marTop w:val="0"/>
      <w:marBottom w:val="0"/>
      <w:divBdr>
        <w:top w:val="none" w:sz="0" w:space="0" w:color="auto"/>
        <w:left w:val="none" w:sz="0" w:space="0" w:color="auto"/>
        <w:bottom w:val="none" w:sz="0" w:space="0" w:color="auto"/>
        <w:right w:val="none" w:sz="0" w:space="0" w:color="auto"/>
      </w:divBdr>
      <w:divsChild>
        <w:div w:id="666398958">
          <w:marLeft w:val="0"/>
          <w:marRight w:val="0"/>
          <w:marTop w:val="0"/>
          <w:marBottom w:val="0"/>
          <w:divBdr>
            <w:top w:val="none" w:sz="0" w:space="0" w:color="auto"/>
            <w:left w:val="none" w:sz="0" w:space="0" w:color="auto"/>
            <w:bottom w:val="none" w:sz="0" w:space="0" w:color="auto"/>
            <w:right w:val="none" w:sz="0" w:space="0" w:color="auto"/>
          </w:divBdr>
          <w:divsChild>
            <w:div w:id="1603142927">
              <w:marLeft w:val="0"/>
              <w:marRight w:val="0"/>
              <w:marTop w:val="0"/>
              <w:marBottom w:val="0"/>
              <w:divBdr>
                <w:top w:val="none" w:sz="0" w:space="0" w:color="auto"/>
                <w:left w:val="none" w:sz="0" w:space="0" w:color="auto"/>
                <w:bottom w:val="none" w:sz="0" w:space="0" w:color="auto"/>
                <w:right w:val="none" w:sz="0" w:space="0" w:color="auto"/>
              </w:divBdr>
              <w:divsChild>
                <w:div w:id="170748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049877">
      <w:bodyDiv w:val="1"/>
      <w:marLeft w:val="0"/>
      <w:marRight w:val="0"/>
      <w:marTop w:val="0"/>
      <w:marBottom w:val="0"/>
      <w:divBdr>
        <w:top w:val="none" w:sz="0" w:space="0" w:color="auto"/>
        <w:left w:val="none" w:sz="0" w:space="0" w:color="auto"/>
        <w:bottom w:val="none" w:sz="0" w:space="0" w:color="auto"/>
        <w:right w:val="none" w:sz="0" w:space="0" w:color="auto"/>
      </w:divBdr>
    </w:div>
    <w:div w:id="271713488">
      <w:bodyDiv w:val="1"/>
      <w:marLeft w:val="0"/>
      <w:marRight w:val="0"/>
      <w:marTop w:val="0"/>
      <w:marBottom w:val="0"/>
      <w:divBdr>
        <w:top w:val="none" w:sz="0" w:space="0" w:color="auto"/>
        <w:left w:val="none" w:sz="0" w:space="0" w:color="auto"/>
        <w:bottom w:val="none" w:sz="0" w:space="0" w:color="auto"/>
        <w:right w:val="none" w:sz="0" w:space="0" w:color="auto"/>
      </w:divBdr>
    </w:div>
    <w:div w:id="275480450">
      <w:bodyDiv w:val="1"/>
      <w:marLeft w:val="0"/>
      <w:marRight w:val="0"/>
      <w:marTop w:val="0"/>
      <w:marBottom w:val="0"/>
      <w:divBdr>
        <w:top w:val="none" w:sz="0" w:space="0" w:color="auto"/>
        <w:left w:val="none" w:sz="0" w:space="0" w:color="auto"/>
        <w:bottom w:val="none" w:sz="0" w:space="0" w:color="auto"/>
        <w:right w:val="none" w:sz="0" w:space="0" w:color="auto"/>
      </w:divBdr>
      <w:divsChild>
        <w:div w:id="613053652">
          <w:marLeft w:val="0"/>
          <w:marRight w:val="0"/>
          <w:marTop w:val="0"/>
          <w:marBottom w:val="0"/>
          <w:divBdr>
            <w:top w:val="none" w:sz="0" w:space="0" w:color="auto"/>
            <w:left w:val="none" w:sz="0" w:space="0" w:color="auto"/>
            <w:bottom w:val="none" w:sz="0" w:space="0" w:color="auto"/>
            <w:right w:val="none" w:sz="0" w:space="0" w:color="auto"/>
          </w:divBdr>
          <w:divsChild>
            <w:div w:id="201796398">
              <w:marLeft w:val="-240"/>
              <w:marRight w:val="-120"/>
              <w:marTop w:val="0"/>
              <w:marBottom w:val="0"/>
              <w:divBdr>
                <w:top w:val="none" w:sz="0" w:space="0" w:color="auto"/>
                <w:left w:val="none" w:sz="0" w:space="0" w:color="auto"/>
                <w:bottom w:val="none" w:sz="0" w:space="0" w:color="auto"/>
                <w:right w:val="none" w:sz="0" w:space="0" w:color="auto"/>
              </w:divBdr>
              <w:divsChild>
                <w:div w:id="389578127">
                  <w:marLeft w:val="0"/>
                  <w:marRight w:val="0"/>
                  <w:marTop w:val="0"/>
                  <w:marBottom w:val="60"/>
                  <w:divBdr>
                    <w:top w:val="none" w:sz="0" w:space="0" w:color="auto"/>
                    <w:left w:val="none" w:sz="0" w:space="0" w:color="auto"/>
                    <w:bottom w:val="none" w:sz="0" w:space="0" w:color="auto"/>
                    <w:right w:val="none" w:sz="0" w:space="0" w:color="auto"/>
                  </w:divBdr>
                  <w:divsChild>
                    <w:div w:id="1224873132">
                      <w:marLeft w:val="0"/>
                      <w:marRight w:val="0"/>
                      <w:marTop w:val="0"/>
                      <w:marBottom w:val="0"/>
                      <w:divBdr>
                        <w:top w:val="none" w:sz="0" w:space="0" w:color="auto"/>
                        <w:left w:val="none" w:sz="0" w:space="0" w:color="auto"/>
                        <w:bottom w:val="none" w:sz="0" w:space="0" w:color="auto"/>
                        <w:right w:val="none" w:sz="0" w:space="0" w:color="auto"/>
                      </w:divBdr>
                      <w:divsChild>
                        <w:div w:id="959460411">
                          <w:marLeft w:val="0"/>
                          <w:marRight w:val="0"/>
                          <w:marTop w:val="0"/>
                          <w:marBottom w:val="0"/>
                          <w:divBdr>
                            <w:top w:val="none" w:sz="0" w:space="0" w:color="auto"/>
                            <w:left w:val="none" w:sz="0" w:space="0" w:color="auto"/>
                            <w:bottom w:val="none" w:sz="0" w:space="0" w:color="auto"/>
                            <w:right w:val="none" w:sz="0" w:space="0" w:color="auto"/>
                          </w:divBdr>
                          <w:divsChild>
                            <w:div w:id="1069381992">
                              <w:marLeft w:val="0"/>
                              <w:marRight w:val="0"/>
                              <w:marTop w:val="0"/>
                              <w:marBottom w:val="0"/>
                              <w:divBdr>
                                <w:top w:val="none" w:sz="0" w:space="0" w:color="auto"/>
                                <w:left w:val="none" w:sz="0" w:space="0" w:color="auto"/>
                                <w:bottom w:val="none" w:sz="0" w:space="0" w:color="auto"/>
                                <w:right w:val="none" w:sz="0" w:space="0" w:color="auto"/>
                              </w:divBdr>
                              <w:divsChild>
                                <w:div w:id="7488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6302302">
      <w:bodyDiv w:val="1"/>
      <w:marLeft w:val="0"/>
      <w:marRight w:val="0"/>
      <w:marTop w:val="0"/>
      <w:marBottom w:val="0"/>
      <w:divBdr>
        <w:top w:val="none" w:sz="0" w:space="0" w:color="auto"/>
        <w:left w:val="none" w:sz="0" w:space="0" w:color="auto"/>
        <w:bottom w:val="none" w:sz="0" w:space="0" w:color="auto"/>
        <w:right w:val="none" w:sz="0" w:space="0" w:color="auto"/>
      </w:divBdr>
    </w:div>
    <w:div w:id="299068925">
      <w:bodyDiv w:val="1"/>
      <w:marLeft w:val="0"/>
      <w:marRight w:val="0"/>
      <w:marTop w:val="0"/>
      <w:marBottom w:val="0"/>
      <w:divBdr>
        <w:top w:val="none" w:sz="0" w:space="0" w:color="auto"/>
        <w:left w:val="none" w:sz="0" w:space="0" w:color="auto"/>
        <w:bottom w:val="none" w:sz="0" w:space="0" w:color="auto"/>
        <w:right w:val="none" w:sz="0" w:space="0" w:color="auto"/>
      </w:divBdr>
    </w:div>
    <w:div w:id="301428078">
      <w:bodyDiv w:val="1"/>
      <w:marLeft w:val="0"/>
      <w:marRight w:val="0"/>
      <w:marTop w:val="0"/>
      <w:marBottom w:val="0"/>
      <w:divBdr>
        <w:top w:val="none" w:sz="0" w:space="0" w:color="auto"/>
        <w:left w:val="none" w:sz="0" w:space="0" w:color="auto"/>
        <w:bottom w:val="none" w:sz="0" w:space="0" w:color="auto"/>
        <w:right w:val="none" w:sz="0" w:space="0" w:color="auto"/>
      </w:divBdr>
      <w:divsChild>
        <w:div w:id="484977555">
          <w:marLeft w:val="0"/>
          <w:marRight w:val="0"/>
          <w:marTop w:val="0"/>
          <w:marBottom w:val="0"/>
          <w:divBdr>
            <w:top w:val="none" w:sz="0" w:space="0" w:color="auto"/>
            <w:left w:val="none" w:sz="0" w:space="0" w:color="auto"/>
            <w:bottom w:val="none" w:sz="0" w:space="0" w:color="auto"/>
            <w:right w:val="none" w:sz="0" w:space="0" w:color="auto"/>
          </w:divBdr>
        </w:div>
      </w:divsChild>
    </w:div>
    <w:div w:id="302852367">
      <w:bodyDiv w:val="1"/>
      <w:marLeft w:val="0"/>
      <w:marRight w:val="0"/>
      <w:marTop w:val="0"/>
      <w:marBottom w:val="0"/>
      <w:divBdr>
        <w:top w:val="none" w:sz="0" w:space="0" w:color="auto"/>
        <w:left w:val="none" w:sz="0" w:space="0" w:color="auto"/>
        <w:bottom w:val="none" w:sz="0" w:space="0" w:color="auto"/>
        <w:right w:val="none" w:sz="0" w:space="0" w:color="auto"/>
      </w:divBdr>
    </w:div>
    <w:div w:id="333144855">
      <w:bodyDiv w:val="1"/>
      <w:marLeft w:val="0"/>
      <w:marRight w:val="0"/>
      <w:marTop w:val="0"/>
      <w:marBottom w:val="0"/>
      <w:divBdr>
        <w:top w:val="none" w:sz="0" w:space="0" w:color="auto"/>
        <w:left w:val="none" w:sz="0" w:space="0" w:color="auto"/>
        <w:bottom w:val="none" w:sz="0" w:space="0" w:color="auto"/>
        <w:right w:val="none" w:sz="0" w:space="0" w:color="auto"/>
      </w:divBdr>
    </w:div>
    <w:div w:id="336807618">
      <w:bodyDiv w:val="1"/>
      <w:marLeft w:val="0"/>
      <w:marRight w:val="0"/>
      <w:marTop w:val="0"/>
      <w:marBottom w:val="0"/>
      <w:divBdr>
        <w:top w:val="none" w:sz="0" w:space="0" w:color="auto"/>
        <w:left w:val="none" w:sz="0" w:space="0" w:color="auto"/>
        <w:bottom w:val="none" w:sz="0" w:space="0" w:color="auto"/>
        <w:right w:val="none" w:sz="0" w:space="0" w:color="auto"/>
      </w:divBdr>
    </w:div>
    <w:div w:id="345450226">
      <w:bodyDiv w:val="1"/>
      <w:marLeft w:val="0"/>
      <w:marRight w:val="0"/>
      <w:marTop w:val="0"/>
      <w:marBottom w:val="0"/>
      <w:divBdr>
        <w:top w:val="none" w:sz="0" w:space="0" w:color="auto"/>
        <w:left w:val="none" w:sz="0" w:space="0" w:color="auto"/>
        <w:bottom w:val="none" w:sz="0" w:space="0" w:color="auto"/>
        <w:right w:val="none" w:sz="0" w:space="0" w:color="auto"/>
      </w:divBdr>
    </w:div>
    <w:div w:id="346912600">
      <w:bodyDiv w:val="1"/>
      <w:marLeft w:val="0"/>
      <w:marRight w:val="0"/>
      <w:marTop w:val="0"/>
      <w:marBottom w:val="0"/>
      <w:divBdr>
        <w:top w:val="none" w:sz="0" w:space="0" w:color="auto"/>
        <w:left w:val="none" w:sz="0" w:space="0" w:color="auto"/>
        <w:bottom w:val="none" w:sz="0" w:space="0" w:color="auto"/>
        <w:right w:val="none" w:sz="0" w:space="0" w:color="auto"/>
      </w:divBdr>
    </w:div>
    <w:div w:id="347610543">
      <w:bodyDiv w:val="1"/>
      <w:marLeft w:val="0"/>
      <w:marRight w:val="0"/>
      <w:marTop w:val="0"/>
      <w:marBottom w:val="0"/>
      <w:divBdr>
        <w:top w:val="none" w:sz="0" w:space="0" w:color="auto"/>
        <w:left w:val="none" w:sz="0" w:space="0" w:color="auto"/>
        <w:bottom w:val="none" w:sz="0" w:space="0" w:color="auto"/>
        <w:right w:val="none" w:sz="0" w:space="0" w:color="auto"/>
      </w:divBdr>
    </w:div>
    <w:div w:id="353923960">
      <w:bodyDiv w:val="1"/>
      <w:marLeft w:val="0"/>
      <w:marRight w:val="0"/>
      <w:marTop w:val="0"/>
      <w:marBottom w:val="0"/>
      <w:divBdr>
        <w:top w:val="none" w:sz="0" w:space="0" w:color="auto"/>
        <w:left w:val="none" w:sz="0" w:space="0" w:color="auto"/>
        <w:bottom w:val="none" w:sz="0" w:space="0" w:color="auto"/>
        <w:right w:val="none" w:sz="0" w:space="0" w:color="auto"/>
      </w:divBdr>
    </w:div>
    <w:div w:id="359862302">
      <w:bodyDiv w:val="1"/>
      <w:marLeft w:val="0"/>
      <w:marRight w:val="0"/>
      <w:marTop w:val="0"/>
      <w:marBottom w:val="0"/>
      <w:divBdr>
        <w:top w:val="none" w:sz="0" w:space="0" w:color="auto"/>
        <w:left w:val="none" w:sz="0" w:space="0" w:color="auto"/>
        <w:bottom w:val="none" w:sz="0" w:space="0" w:color="auto"/>
        <w:right w:val="none" w:sz="0" w:space="0" w:color="auto"/>
      </w:divBdr>
    </w:div>
    <w:div w:id="360514370">
      <w:bodyDiv w:val="1"/>
      <w:marLeft w:val="0"/>
      <w:marRight w:val="0"/>
      <w:marTop w:val="0"/>
      <w:marBottom w:val="0"/>
      <w:divBdr>
        <w:top w:val="none" w:sz="0" w:space="0" w:color="auto"/>
        <w:left w:val="none" w:sz="0" w:space="0" w:color="auto"/>
        <w:bottom w:val="none" w:sz="0" w:space="0" w:color="auto"/>
        <w:right w:val="none" w:sz="0" w:space="0" w:color="auto"/>
      </w:divBdr>
      <w:divsChild>
        <w:div w:id="1219434325">
          <w:marLeft w:val="0"/>
          <w:marRight w:val="0"/>
          <w:marTop w:val="0"/>
          <w:marBottom w:val="0"/>
          <w:divBdr>
            <w:top w:val="none" w:sz="0" w:space="0" w:color="auto"/>
            <w:left w:val="none" w:sz="0" w:space="0" w:color="auto"/>
            <w:bottom w:val="none" w:sz="0" w:space="0" w:color="auto"/>
            <w:right w:val="none" w:sz="0" w:space="0" w:color="auto"/>
          </w:divBdr>
          <w:divsChild>
            <w:div w:id="1195270473">
              <w:marLeft w:val="0"/>
              <w:marRight w:val="0"/>
              <w:marTop w:val="0"/>
              <w:marBottom w:val="0"/>
              <w:divBdr>
                <w:top w:val="none" w:sz="0" w:space="0" w:color="auto"/>
                <w:left w:val="none" w:sz="0" w:space="0" w:color="auto"/>
                <w:bottom w:val="none" w:sz="0" w:space="0" w:color="auto"/>
                <w:right w:val="none" w:sz="0" w:space="0" w:color="auto"/>
              </w:divBdr>
              <w:divsChild>
                <w:div w:id="208525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065632">
      <w:bodyDiv w:val="1"/>
      <w:marLeft w:val="0"/>
      <w:marRight w:val="0"/>
      <w:marTop w:val="0"/>
      <w:marBottom w:val="0"/>
      <w:divBdr>
        <w:top w:val="none" w:sz="0" w:space="0" w:color="auto"/>
        <w:left w:val="none" w:sz="0" w:space="0" w:color="auto"/>
        <w:bottom w:val="none" w:sz="0" w:space="0" w:color="auto"/>
        <w:right w:val="none" w:sz="0" w:space="0" w:color="auto"/>
      </w:divBdr>
    </w:div>
    <w:div w:id="390732228">
      <w:bodyDiv w:val="1"/>
      <w:marLeft w:val="0"/>
      <w:marRight w:val="0"/>
      <w:marTop w:val="0"/>
      <w:marBottom w:val="0"/>
      <w:divBdr>
        <w:top w:val="none" w:sz="0" w:space="0" w:color="auto"/>
        <w:left w:val="none" w:sz="0" w:space="0" w:color="auto"/>
        <w:bottom w:val="none" w:sz="0" w:space="0" w:color="auto"/>
        <w:right w:val="none" w:sz="0" w:space="0" w:color="auto"/>
      </w:divBdr>
    </w:div>
    <w:div w:id="413355076">
      <w:bodyDiv w:val="1"/>
      <w:marLeft w:val="0"/>
      <w:marRight w:val="0"/>
      <w:marTop w:val="0"/>
      <w:marBottom w:val="0"/>
      <w:divBdr>
        <w:top w:val="none" w:sz="0" w:space="0" w:color="auto"/>
        <w:left w:val="none" w:sz="0" w:space="0" w:color="auto"/>
        <w:bottom w:val="none" w:sz="0" w:space="0" w:color="auto"/>
        <w:right w:val="none" w:sz="0" w:space="0" w:color="auto"/>
      </w:divBdr>
    </w:div>
    <w:div w:id="453596329">
      <w:bodyDiv w:val="1"/>
      <w:marLeft w:val="0"/>
      <w:marRight w:val="0"/>
      <w:marTop w:val="0"/>
      <w:marBottom w:val="0"/>
      <w:divBdr>
        <w:top w:val="none" w:sz="0" w:space="0" w:color="auto"/>
        <w:left w:val="none" w:sz="0" w:space="0" w:color="auto"/>
        <w:bottom w:val="none" w:sz="0" w:space="0" w:color="auto"/>
        <w:right w:val="none" w:sz="0" w:space="0" w:color="auto"/>
      </w:divBdr>
    </w:div>
    <w:div w:id="453602254">
      <w:bodyDiv w:val="1"/>
      <w:marLeft w:val="0"/>
      <w:marRight w:val="0"/>
      <w:marTop w:val="0"/>
      <w:marBottom w:val="0"/>
      <w:divBdr>
        <w:top w:val="none" w:sz="0" w:space="0" w:color="auto"/>
        <w:left w:val="none" w:sz="0" w:space="0" w:color="auto"/>
        <w:bottom w:val="none" w:sz="0" w:space="0" w:color="auto"/>
        <w:right w:val="none" w:sz="0" w:space="0" w:color="auto"/>
      </w:divBdr>
    </w:div>
    <w:div w:id="465896016">
      <w:bodyDiv w:val="1"/>
      <w:marLeft w:val="0"/>
      <w:marRight w:val="0"/>
      <w:marTop w:val="0"/>
      <w:marBottom w:val="0"/>
      <w:divBdr>
        <w:top w:val="none" w:sz="0" w:space="0" w:color="auto"/>
        <w:left w:val="none" w:sz="0" w:space="0" w:color="auto"/>
        <w:bottom w:val="none" w:sz="0" w:space="0" w:color="auto"/>
        <w:right w:val="none" w:sz="0" w:space="0" w:color="auto"/>
      </w:divBdr>
    </w:div>
    <w:div w:id="468787214">
      <w:bodyDiv w:val="1"/>
      <w:marLeft w:val="0"/>
      <w:marRight w:val="0"/>
      <w:marTop w:val="0"/>
      <w:marBottom w:val="0"/>
      <w:divBdr>
        <w:top w:val="none" w:sz="0" w:space="0" w:color="auto"/>
        <w:left w:val="none" w:sz="0" w:space="0" w:color="auto"/>
        <w:bottom w:val="none" w:sz="0" w:space="0" w:color="auto"/>
        <w:right w:val="none" w:sz="0" w:space="0" w:color="auto"/>
      </w:divBdr>
    </w:div>
    <w:div w:id="482434535">
      <w:bodyDiv w:val="1"/>
      <w:marLeft w:val="0"/>
      <w:marRight w:val="0"/>
      <w:marTop w:val="0"/>
      <w:marBottom w:val="0"/>
      <w:divBdr>
        <w:top w:val="none" w:sz="0" w:space="0" w:color="auto"/>
        <w:left w:val="none" w:sz="0" w:space="0" w:color="auto"/>
        <w:bottom w:val="none" w:sz="0" w:space="0" w:color="auto"/>
        <w:right w:val="none" w:sz="0" w:space="0" w:color="auto"/>
      </w:divBdr>
    </w:div>
    <w:div w:id="489029742">
      <w:bodyDiv w:val="1"/>
      <w:marLeft w:val="0"/>
      <w:marRight w:val="0"/>
      <w:marTop w:val="0"/>
      <w:marBottom w:val="0"/>
      <w:divBdr>
        <w:top w:val="none" w:sz="0" w:space="0" w:color="auto"/>
        <w:left w:val="none" w:sz="0" w:space="0" w:color="auto"/>
        <w:bottom w:val="none" w:sz="0" w:space="0" w:color="auto"/>
        <w:right w:val="none" w:sz="0" w:space="0" w:color="auto"/>
      </w:divBdr>
    </w:div>
    <w:div w:id="490290842">
      <w:bodyDiv w:val="1"/>
      <w:marLeft w:val="0"/>
      <w:marRight w:val="0"/>
      <w:marTop w:val="0"/>
      <w:marBottom w:val="0"/>
      <w:divBdr>
        <w:top w:val="none" w:sz="0" w:space="0" w:color="auto"/>
        <w:left w:val="none" w:sz="0" w:space="0" w:color="auto"/>
        <w:bottom w:val="none" w:sz="0" w:space="0" w:color="auto"/>
        <w:right w:val="none" w:sz="0" w:space="0" w:color="auto"/>
      </w:divBdr>
    </w:div>
    <w:div w:id="490877926">
      <w:bodyDiv w:val="1"/>
      <w:marLeft w:val="0"/>
      <w:marRight w:val="0"/>
      <w:marTop w:val="0"/>
      <w:marBottom w:val="0"/>
      <w:divBdr>
        <w:top w:val="none" w:sz="0" w:space="0" w:color="auto"/>
        <w:left w:val="none" w:sz="0" w:space="0" w:color="auto"/>
        <w:bottom w:val="none" w:sz="0" w:space="0" w:color="auto"/>
        <w:right w:val="none" w:sz="0" w:space="0" w:color="auto"/>
      </w:divBdr>
      <w:divsChild>
        <w:div w:id="1123116189">
          <w:marLeft w:val="0"/>
          <w:marRight w:val="0"/>
          <w:marTop w:val="0"/>
          <w:marBottom w:val="0"/>
          <w:divBdr>
            <w:top w:val="none" w:sz="0" w:space="0" w:color="auto"/>
            <w:left w:val="none" w:sz="0" w:space="0" w:color="auto"/>
            <w:bottom w:val="none" w:sz="0" w:space="0" w:color="auto"/>
            <w:right w:val="none" w:sz="0" w:space="0" w:color="auto"/>
          </w:divBdr>
        </w:div>
      </w:divsChild>
    </w:div>
    <w:div w:id="492070958">
      <w:bodyDiv w:val="1"/>
      <w:marLeft w:val="0"/>
      <w:marRight w:val="0"/>
      <w:marTop w:val="0"/>
      <w:marBottom w:val="0"/>
      <w:divBdr>
        <w:top w:val="none" w:sz="0" w:space="0" w:color="auto"/>
        <w:left w:val="none" w:sz="0" w:space="0" w:color="auto"/>
        <w:bottom w:val="none" w:sz="0" w:space="0" w:color="auto"/>
        <w:right w:val="none" w:sz="0" w:space="0" w:color="auto"/>
      </w:divBdr>
    </w:div>
    <w:div w:id="492571017">
      <w:bodyDiv w:val="1"/>
      <w:marLeft w:val="0"/>
      <w:marRight w:val="0"/>
      <w:marTop w:val="0"/>
      <w:marBottom w:val="0"/>
      <w:divBdr>
        <w:top w:val="none" w:sz="0" w:space="0" w:color="auto"/>
        <w:left w:val="none" w:sz="0" w:space="0" w:color="auto"/>
        <w:bottom w:val="none" w:sz="0" w:space="0" w:color="auto"/>
        <w:right w:val="none" w:sz="0" w:space="0" w:color="auto"/>
      </w:divBdr>
    </w:div>
    <w:div w:id="501891701">
      <w:bodyDiv w:val="1"/>
      <w:marLeft w:val="0"/>
      <w:marRight w:val="0"/>
      <w:marTop w:val="0"/>
      <w:marBottom w:val="0"/>
      <w:divBdr>
        <w:top w:val="none" w:sz="0" w:space="0" w:color="auto"/>
        <w:left w:val="none" w:sz="0" w:space="0" w:color="auto"/>
        <w:bottom w:val="none" w:sz="0" w:space="0" w:color="auto"/>
        <w:right w:val="none" w:sz="0" w:space="0" w:color="auto"/>
      </w:divBdr>
    </w:div>
    <w:div w:id="508525209">
      <w:bodyDiv w:val="1"/>
      <w:marLeft w:val="0"/>
      <w:marRight w:val="0"/>
      <w:marTop w:val="0"/>
      <w:marBottom w:val="0"/>
      <w:divBdr>
        <w:top w:val="none" w:sz="0" w:space="0" w:color="auto"/>
        <w:left w:val="none" w:sz="0" w:space="0" w:color="auto"/>
        <w:bottom w:val="none" w:sz="0" w:space="0" w:color="auto"/>
        <w:right w:val="none" w:sz="0" w:space="0" w:color="auto"/>
      </w:divBdr>
    </w:div>
    <w:div w:id="509680837">
      <w:bodyDiv w:val="1"/>
      <w:marLeft w:val="0"/>
      <w:marRight w:val="0"/>
      <w:marTop w:val="0"/>
      <w:marBottom w:val="0"/>
      <w:divBdr>
        <w:top w:val="none" w:sz="0" w:space="0" w:color="auto"/>
        <w:left w:val="none" w:sz="0" w:space="0" w:color="auto"/>
        <w:bottom w:val="none" w:sz="0" w:space="0" w:color="auto"/>
        <w:right w:val="none" w:sz="0" w:space="0" w:color="auto"/>
      </w:divBdr>
    </w:div>
    <w:div w:id="512955369">
      <w:bodyDiv w:val="1"/>
      <w:marLeft w:val="0"/>
      <w:marRight w:val="0"/>
      <w:marTop w:val="0"/>
      <w:marBottom w:val="0"/>
      <w:divBdr>
        <w:top w:val="none" w:sz="0" w:space="0" w:color="auto"/>
        <w:left w:val="none" w:sz="0" w:space="0" w:color="auto"/>
        <w:bottom w:val="none" w:sz="0" w:space="0" w:color="auto"/>
        <w:right w:val="none" w:sz="0" w:space="0" w:color="auto"/>
      </w:divBdr>
    </w:div>
    <w:div w:id="531460849">
      <w:bodyDiv w:val="1"/>
      <w:marLeft w:val="0"/>
      <w:marRight w:val="0"/>
      <w:marTop w:val="0"/>
      <w:marBottom w:val="0"/>
      <w:divBdr>
        <w:top w:val="none" w:sz="0" w:space="0" w:color="auto"/>
        <w:left w:val="none" w:sz="0" w:space="0" w:color="auto"/>
        <w:bottom w:val="none" w:sz="0" w:space="0" w:color="auto"/>
        <w:right w:val="none" w:sz="0" w:space="0" w:color="auto"/>
      </w:divBdr>
    </w:div>
    <w:div w:id="543911989">
      <w:bodyDiv w:val="1"/>
      <w:marLeft w:val="0"/>
      <w:marRight w:val="0"/>
      <w:marTop w:val="0"/>
      <w:marBottom w:val="0"/>
      <w:divBdr>
        <w:top w:val="none" w:sz="0" w:space="0" w:color="auto"/>
        <w:left w:val="none" w:sz="0" w:space="0" w:color="auto"/>
        <w:bottom w:val="none" w:sz="0" w:space="0" w:color="auto"/>
        <w:right w:val="none" w:sz="0" w:space="0" w:color="auto"/>
      </w:divBdr>
      <w:divsChild>
        <w:div w:id="1950042508">
          <w:marLeft w:val="0"/>
          <w:marRight w:val="0"/>
          <w:marTop w:val="0"/>
          <w:marBottom w:val="0"/>
          <w:divBdr>
            <w:top w:val="none" w:sz="0" w:space="0" w:color="auto"/>
            <w:left w:val="none" w:sz="0" w:space="0" w:color="auto"/>
            <w:bottom w:val="none" w:sz="0" w:space="0" w:color="auto"/>
            <w:right w:val="none" w:sz="0" w:space="0" w:color="auto"/>
          </w:divBdr>
          <w:divsChild>
            <w:div w:id="1116607696">
              <w:marLeft w:val="0"/>
              <w:marRight w:val="0"/>
              <w:marTop w:val="0"/>
              <w:marBottom w:val="0"/>
              <w:divBdr>
                <w:top w:val="none" w:sz="0" w:space="0" w:color="auto"/>
                <w:left w:val="none" w:sz="0" w:space="0" w:color="auto"/>
                <w:bottom w:val="none" w:sz="0" w:space="0" w:color="auto"/>
                <w:right w:val="none" w:sz="0" w:space="0" w:color="auto"/>
              </w:divBdr>
              <w:divsChild>
                <w:div w:id="123096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911115">
      <w:bodyDiv w:val="1"/>
      <w:marLeft w:val="0"/>
      <w:marRight w:val="0"/>
      <w:marTop w:val="0"/>
      <w:marBottom w:val="0"/>
      <w:divBdr>
        <w:top w:val="none" w:sz="0" w:space="0" w:color="auto"/>
        <w:left w:val="none" w:sz="0" w:space="0" w:color="auto"/>
        <w:bottom w:val="none" w:sz="0" w:space="0" w:color="auto"/>
        <w:right w:val="none" w:sz="0" w:space="0" w:color="auto"/>
      </w:divBdr>
    </w:div>
    <w:div w:id="563754703">
      <w:bodyDiv w:val="1"/>
      <w:marLeft w:val="0"/>
      <w:marRight w:val="0"/>
      <w:marTop w:val="0"/>
      <w:marBottom w:val="0"/>
      <w:divBdr>
        <w:top w:val="none" w:sz="0" w:space="0" w:color="auto"/>
        <w:left w:val="none" w:sz="0" w:space="0" w:color="auto"/>
        <w:bottom w:val="none" w:sz="0" w:space="0" w:color="auto"/>
        <w:right w:val="none" w:sz="0" w:space="0" w:color="auto"/>
      </w:divBdr>
    </w:div>
    <w:div w:id="572155618">
      <w:bodyDiv w:val="1"/>
      <w:marLeft w:val="0"/>
      <w:marRight w:val="0"/>
      <w:marTop w:val="0"/>
      <w:marBottom w:val="0"/>
      <w:divBdr>
        <w:top w:val="none" w:sz="0" w:space="0" w:color="auto"/>
        <w:left w:val="none" w:sz="0" w:space="0" w:color="auto"/>
        <w:bottom w:val="none" w:sz="0" w:space="0" w:color="auto"/>
        <w:right w:val="none" w:sz="0" w:space="0" w:color="auto"/>
      </w:divBdr>
    </w:div>
    <w:div w:id="622348923">
      <w:bodyDiv w:val="1"/>
      <w:marLeft w:val="0"/>
      <w:marRight w:val="0"/>
      <w:marTop w:val="0"/>
      <w:marBottom w:val="0"/>
      <w:divBdr>
        <w:top w:val="none" w:sz="0" w:space="0" w:color="auto"/>
        <w:left w:val="none" w:sz="0" w:space="0" w:color="auto"/>
        <w:bottom w:val="none" w:sz="0" w:space="0" w:color="auto"/>
        <w:right w:val="none" w:sz="0" w:space="0" w:color="auto"/>
      </w:divBdr>
    </w:div>
    <w:div w:id="628391174">
      <w:bodyDiv w:val="1"/>
      <w:marLeft w:val="0"/>
      <w:marRight w:val="0"/>
      <w:marTop w:val="0"/>
      <w:marBottom w:val="0"/>
      <w:divBdr>
        <w:top w:val="none" w:sz="0" w:space="0" w:color="auto"/>
        <w:left w:val="none" w:sz="0" w:space="0" w:color="auto"/>
        <w:bottom w:val="none" w:sz="0" w:space="0" w:color="auto"/>
        <w:right w:val="none" w:sz="0" w:space="0" w:color="auto"/>
      </w:divBdr>
    </w:div>
    <w:div w:id="630477535">
      <w:bodyDiv w:val="1"/>
      <w:marLeft w:val="0"/>
      <w:marRight w:val="0"/>
      <w:marTop w:val="0"/>
      <w:marBottom w:val="0"/>
      <w:divBdr>
        <w:top w:val="none" w:sz="0" w:space="0" w:color="auto"/>
        <w:left w:val="none" w:sz="0" w:space="0" w:color="auto"/>
        <w:bottom w:val="none" w:sz="0" w:space="0" w:color="auto"/>
        <w:right w:val="none" w:sz="0" w:space="0" w:color="auto"/>
      </w:divBdr>
      <w:divsChild>
        <w:div w:id="1193768674">
          <w:marLeft w:val="0"/>
          <w:marRight w:val="0"/>
          <w:marTop w:val="0"/>
          <w:marBottom w:val="0"/>
          <w:divBdr>
            <w:top w:val="none" w:sz="0" w:space="0" w:color="auto"/>
            <w:left w:val="none" w:sz="0" w:space="0" w:color="auto"/>
            <w:bottom w:val="none" w:sz="0" w:space="0" w:color="auto"/>
            <w:right w:val="none" w:sz="0" w:space="0" w:color="auto"/>
          </w:divBdr>
        </w:div>
      </w:divsChild>
    </w:div>
    <w:div w:id="633408591">
      <w:bodyDiv w:val="1"/>
      <w:marLeft w:val="0"/>
      <w:marRight w:val="0"/>
      <w:marTop w:val="0"/>
      <w:marBottom w:val="0"/>
      <w:divBdr>
        <w:top w:val="none" w:sz="0" w:space="0" w:color="auto"/>
        <w:left w:val="none" w:sz="0" w:space="0" w:color="auto"/>
        <w:bottom w:val="none" w:sz="0" w:space="0" w:color="auto"/>
        <w:right w:val="none" w:sz="0" w:space="0" w:color="auto"/>
      </w:divBdr>
    </w:div>
    <w:div w:id="637951891">
      <w:bodyDiv w:val="1"/>
      <w:marLeft w:val="0"/>
      <w:marRight w:val="0"/>
      <w:marTop w:val="0"/>
      <w:marBottom w:val="0"/>
      <w:divBdr>
        <w:top w:val="none" w:sz="0" w:space="0" w:color="auto"/>
        <w:left w:val="none" w:sz="0" w:space="0" w:color="auto"/>
        <w:bottom w:val="none" w:sz="0" w:space="0" w:color="auto"/>
        <w:right w:val="none" w:sz="0" w:space="0" w:color="auto"/>
      </w:divBdr>
    </w:div>
    <w:div w:id="644819771">
      <w:bodyDiv w:val="1"/>
      <w:marLeft w:val="0"/>
      <w:marRight w:val="0"/>
      <w:marTop w:val="0"/>
      <w:marBottom w:val="0"/>
      <w:divBdr>
        <w:top w:val="none" w:sz="0" w:space="0" w:color="auto"/>
        <w:left w:val="none" w:sz="0" w:space="0" w:color="auto"/>
        <w:bottom w:val="none" w:sz="0" w:space="0" w:color="auto"/>
        <w:right w:val="none" w:sz="0" w:space="0" w:color="auto"/>
      </w:divBdr>
    </w:div>
    <w:div w:id="664674139">
      <w:bodyDiv w:val="1"/>
      <w:marLeft w:val="0"/>
      <w:marRight w:val="0"/>
      <w:marTop w:val="0"/>
      <w:marBottom w:val="0"/>
      <w:divBdr>
        <w:top w:val="none" w:sz="0" w:space="0" w:color="auto"/>
        <w:left w:val="none" w:sz="0" w:space="0" w:color="auto"/>
        <w:bottom w:val="none" w:sz="0" w:space="0" w:color="auto"/>
        <w:right w:val="none" w:sz="0" w:space="0" w:color="auto"/>
      </w:divBdr>
    </w:div>
    <w:div w:id="673917922">
      <w:bodyDiv w:val="1"/>
      <w:marLeft w:val="0"/>
      <w:marRight w:val="0"/>
      <w:marTop w:val="0"/>
      <w:marBottom w:val="0"/>
      <w:divBdr>
        <w:top w:val="none" w:sz="0" w:space="0" w:color="auto"/>
        <w:left w:val="none" w:sz="0" w:space="0" w:color="auto"/>
        <w:bottom w:val="none" w:sz="0" w:space="0" w:color="auto"/>
        <w:right w:val="none" w:sz="0" w:space="0" w:color="auto"/>
      </w:divBdr>
    </w:div>
    <w:div w:id="678849354">
      <w:bodyDiv w:val="1"/>
      <w:marLeft w:val="0"/>
      <w:marRight w:val="0"/>
      <w:marTop w:val="0"/>
      <w:marBottom w:val="0"/>
      <w:divBdr>
        <w:top w:val="none" w:sz="0" w:space="0" w:color="auto"/>
        <w:left w:val="none" w:sz="0" w:space="0" w:color="auto"/>
        <w:bottom w:val="none" w:sz="0" w:space="0" w:color="auto"/>
        <w:right w:val="none" w:sz="0" w:space="0" w:color="auto"/>
      </w:divBdr>
    </w:div>
    <w:div w:id="733627384">
      <w:bodyDiv w:val="1"/>
      <w:marLeft w:val="0"/>
      <w:marRight w:val="0"/>
      <w:marTop w:val="0"/>
      <w:marBottom w:val="0"/>
      <w:divBdr>
        <w:top w:val="none" w:sz="0" w:space="0" w:color="auto"/>
        <w:left w:val="none" w:sz="0" w:space="0" w:color="auto"/>
        <w:bottom w:val="none" w:sz="0" w:space="0" w:color="auto"/>
        <w:right w:val="none" w:sz="0" w:space="0" w:color="auto"/>
      </w:divBdr>
      <w:divsChild>
        <w:div w:id="1454709106">
          <w:marLeft w:val="0"/>
          <w:marRight w:val="0"/>
          <w:marTop w:val="0"/>
          <w:marBottom w:val="0"/>
          <w:divBdr>
            <w:top w:val="none" w:sz="0" w:space="0" w:color="auto"/>
            <w:left w:val="none" w:sz="0" w:space="0" w:color="auto"/>
            <w:bottom w:val="none" w:sz="0" w:space="0" w:color="auto"/>
            <w:right w:val="none" w:sz="0" w:space="0" w:color="auto"/>
          </w:divBdr>
          <w:divsChild>
            <w:div w:id="972639273">
              <w:marLeft w:val="0"/>
              <w:marRight w:val="0"/>
              <w:marTop w:val="0"/>
              <w:marBottom w:val="0"/>
              <w:divBdr>
                <w:top w:val="none" w:sz="0" w:space="0" w:color="auto"/>
                <w:left w:val="none" w:sz="0" w:space="0" w:color="auto"/>
                <w:bottom w:val="none" w:sz="0" w:space="0" w:color="auto"/>
                <w:right w:val="none" w:sz="0" w:space="0" w:color="auto"/>
              </w:divBdr>
              <w:divsChild>
                <w:div w:id="70401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450352">
      <w:bodyDiv w:val="1"/>
      <w:marLeft w:val="0"/>
      <w:marRight w:val="0"/>
      <w:marTop w:val="0"/>
      <w:marBottom w:val="0"/>
      <w:divBdr>
        <w:top w:val="none" w:sz="0" w:space="0" w:color="auto"/>
        <w:left w:val="none" w:sz="0" w:space="0" w:color="auto"/>
        <w:bottom w:val="none" w:sz="0" w:space="0" w:color="auto"/>
        <w:right w:val="none" w:sz="0" w:space="0" w:color="auto"/>
      </w:divBdr>
    </w:div>
    <w:div w:id="769931354">
      <w:bodyDiv w:val="1"/>
      <w:marLeft w:val="0"/>
      <w:marRight w:val="0"/>
      <w:marTop w:val="0"/>
      <w:marBottom w:val="0"/>
      <w:divBdr>
        <w:top w:val="none" w:sz="0" w:space="0" w:color="auto"/>
        <w:left w:val="none" w:sz="0" w:space="0" w:color="auto"/>
        <w:bottom w:val="none" w:sz="0" w:space="0" w:color="auto"/>
        <w:right w:val="none" w:sz="0" w:space="0" w:color="auto"/>
      </w:divBdr>
    </w:div>
    <w:div w:id="771363351">
      <w:bodyDiv w:val="1"/>
      <w:marLeft w:val="0"/>
      <w:marRight w:val="0"/>
      <w:marTop w:val="0"/>
      <w:marBottom w:val="0"/>
      <w:divBdr>
        <w:top w:val="none" w:sz="0" w:space="0" w:color="auto"/>
        <w:left w:val="none" w:sz="0" w:space="0" w:color="auto"/>
        <w:bottom w:val="none" w:sz="0" w:space="0" w:color="auto"/>
        <w:right w:val="none" w:sz="0" w:space="0" w:color="auto"/>
      </w:divBdr>
    </w:div>
    <w:div w:id="780875027">
      <w:bodyDiv w:val="1"/>
      <w:marLeft w:val="0"/>
      <w:marRight w:val="0"/>
      <w:marTop w:val="0"/>
      <w:marBottom w:val="0"/>
      <w:divBdr>
        <w:top w:val="none" w:sz="0" w:space="0" w:color="auto"/>
        <w:left w:val="none" w:sz="0" w:space="0" w:color="auto"/>
        <w:bottom w:val="none" w:sz="0" w:space="0" w:color="auto"/>
        <w:right w:val="none" w:sz="0" w:space="0" w:color="auto"/>
      </w:divBdr>
    </w:div>
    <w:div w:id="781220871">
      <w:bodyDiv w:val="1"/>
      <w:marLeft w:val="0"/>
      <w:marRight w:val="0"/>
      <w:marTop w:val="0"/>
      <w:marBottom w:val="0"/>
      <w:divBdr>
        <w:top w:val="none" w:sz="0" w:space="0" w:color="auto"/>
        <w:left w:val="none" w:sz="0" w:space="0" w:color="auto"/>
        <w:bottom w:val="none" w:sz="0" w:space="0" w:color="auto"/>
        <w:right w:val="none" w:sz="0" w:space="0" w:color="auto"/>
      </w:divBdr>
    </w:div>
    <w:div w:id="787508841">
      <w:bodyDiv w:val="1"/>
      <w:marLeft w:val="0"/>
      <w:marRight w:val="0"/>
      <w:marTop w:val="0"/>
      <w:marBottom w:val="0"/>
      <w:divBdr>
        <w:top w:val="none" w:sz="0" w:space="0" w:color="auto"/>
        <w:left w:val="none" w:sz="0" w:space="0" w:color="auto"/>
        <w:bottom w:val="none" w:sz="0" w:space="0" w:color="auto"/>
        <w:right w:val="none" w:sz="0" w:space="0" w:color="auto"/>
      </w:divBdr>
      <w:divsChild>
        <w:div w:id="640576461">
          <w:marLeft w:val="0"/>
          <w:marRight w:val="0"/>
          <w:marTop w:val="0"/>
          <w:marBottom w:val="0"/>
          <w:divBdr>
            <w:top w:val="none" w:sz="0" w:space="0" w:color="auto"/>
            <w:left w:val="none" w:sz="0" w:space="0" w:color="auto"/>
            <w:bottom w:val="none" w:sz="0" w:space="0" w:color="auto"/>
            <w:right w:val="none" w:sz="0" w:space="0" w:color="auto"/>
          </w:divBdr>
          <w:divsChild>
            <w:div w:id="2112821331">
              <w:marLeft w:val="0"/>
              <w:marRight w:val="0"/>
              <w:marTop w:val="0"/>
              <w:marBottom w:val="0"/>
              <w:divBdr>
                <w:top w:val="none" w:sz="0" w:space="0" w:color="auto"/>
                <w:left w:val="none" w:sz="0" w:space="0" w:color="auto"/>
                <w:bottom w:val="none" w:sz="0" w:space="0" w:color="auto"/>
                <w:right w:val="none" w:sz="0" w:space="0" w:color="auto"/>
              </w:divBdr>
              <w:divsChild>
                <w:div w:id="70826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496617">
      <w:bodyDiv w:val="1"/>
      <w:marLeft w:val="0"/>
      <w:marRight w:val="0"/>
      <w:marTop w:val="0"/>
      <w:marBottom w:val="0"/>
      <w:divBdr>
        <w:top w:val="none" w:sz="0" w:space="0" w:color="auto"/>
        <w:left w:val="none" w:sz="0" w:space="0" w:color="auto"/>
        <w:bottom w:val="none" w:sz="0" w:space="0" w:color="auto"/>
        <w:right w:val="none" w:sz="0" w:space="0" w:color="auto"/>
      </w:divBdr>
    </w:div>
    <w:div w:id="801922430">
      <w:bodyDiv w:val="1"/>
      <w:marLeft w:val="0"/>
      <w:marRight w:val="0"/>
      <w:marTop w:val="0"/>
      <w:marBottom w:val="0"/>
      <w:divBdr>
        <w:top w:val="none" w:sz="0" w:space="0" w:color="auto"/>
        <w:left w:val="none" w:sz="0" w:space="0" w:color="auto"/>
        <w:bottom w:val="none" w:sz="0" w:space="0" w:color="auto"/>
        <w:right w:val="none" w:sz="0" w:space="0" w:color="auto"/>
      </w:divBdr>
    </w:div>
    <w:div w:id="853690040">
      <w:bodyDiv w:val="1"/>
      <w:marLeft w:val="0"/>
      <w:marRight w:val="0"/>
      <w:marTop w:val="0"/>
      <w:marBottom w:val="0"/>
      <w:divBdr>
        <w:top w:val="none" w:sz="0" w:space="0" w:color="auto"/>
        <w:left w:val="none" w:sz="0" w:space="0" w:color="auto"/>
        <w:bottom w:val="none" w:sz="0" w:space="0" w:color="auto"/>
        <w:right w:val="none" w:sz="0" w:space="0" w:color="auto"/>
      </w:divBdr>
      <w:divsChild>
        <w:div w:id="1540045699">
          <w:marLeft w:val="0"/>
          <w:marRight w:val="0"/>
          <w:marTop w:val="0"/>
          <w:marBottom w:val="0"/>
          <w:divBdr>
            <w:top w:val="none" w:sz="0" w:space="0" w:color="auto"/>
            <w:left w:val="none" w:sz="0" w:space="0" w:color="auto"/>
            <w:bottom w:val="none" w:sz="0" w:space="0" w:color="auto"/>
            <w:right w:val="none" w:sz="0" w:space="0" w:color="auto"/>
          </w:divBdr>
          <w:divsChild>
            <w:div w:id="168906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59044">
      <w:bodyDiv w:val="1"/>
      <w:marLeft w:val="0"/>
      <w:marRight w:val="0"/>
      <w:marTop w:val="0"/>
      <w:marBottom w:val="0"/>
      <w:divBdr>
        <w:top w:val="none" w:sz="0" w:space="0" w:color="auto"/>
        <w:left w:val="none" w:sz="0" w:space="0" w:color="auto"/>
        <w:bottom w:val="none" w:sz="0" w:space="0" w:color="auto"/>
        <w:right w:val="none" w:sz="0" w:space="0" w:color="auto"/>
      </w:divBdr>
    </w:div>
    <w:div w:id="873425970">
      <w:bodyDiv w:val="1"/>
      <w:marLeft w:val="0"/>
      <w:marRight w:val="0"/>
      <w:marTop w:val="0"/>
      <w:marBottom w:val="0"/>
      <w:divBdr>
        <w:top w:val="none" w:sz="0" w:space="0" w:color="auto"/>
        <w:left w:val="none" w:sz="0" w:space="0" w:color="auto"/>
        <w:bottom w:val="none" w:sz="0" w:space="0" w:color="auto"/>
        <w:right w:val="none" w:sz="0" w:space="0" w:color="auto"/>
      </w:divBdr>
      <w:divsChild>
        <w:div w:id="458838708">
          <w:marLeft w:val="0"/>
          <w:marRight w:val="0"/>
          <w:marTop w:val="0"/>
          <w:marBottom w:val="0"/>
          <w:divBdr>
            <w:top w:val="none" w:sz="0" w:space="0" w:color="auto"/>
            <w:left w:val="none" w:sz="0" w:space="0" w:color="auto"/>
            <w:bottom w:val="none" w:sz="0" w:space="0" w:color="auto"/>
            <w:right w:val="none" w:sz="0" w:space="0" w:color="auto"/>
          </w:divBdr>
        </w:div>
      </w:divsChild>
    </w:div>
    <w:div w:id="881598176">
      <w:bodyDiv w:val="1"/>
      <w:marLeft w:val="0"/>
      <w:marRight w:val="0"/>
      <w:marTop w:val="0"/>
      <w:marBottom w:val="0"/>
      <w:divBdr>
        <w:top w:val="none" w:sz="0" w:space="0" w:color="auto"/>
        <w:left w:val="none" w:sz="0" w:space="0" w:color="auto"/>
        <w:bottom w:val="none" w:sz="0" w:space="0" w:color="auto"/>
        <w:right w:val="none" w:sz="0" w:space="0" w:color="auto"/>
      </w:divBdr>
      <w:divsChild>
        <w:div w:id="234709232">
          <w:marLeft w:val="0"/>
          <w:marRight w:val="0"/>
          <w:marTop w:val="0"/>
          <w:marBottom w:val="0"/>
          <w:divBdr>
            <w:top w:val="none" w:sz="0" w:space="0" w:color="auto"/>
            <w:left w:val="none" w:sz="0" w:space="0" w:color="auto"/>
            <w:bottom w:val="none" w:sz="0" w:space="0" w:color="auto"/>
            <w:right w:val="none" w:sz="0" w:space="0" w:color="auto"/>
          </w:divBdr>
        </w:div>
      </w:divsChild>
    </w:div>
    <w:div w:id="891310806">
      <w:bodyDiv w:val="1"/>
      <w:marLeft w:val="0"/>
      <w:marRight w:val="0"/>
      <w:marTop w:val="0"/>
      <w:marBottom w:val="0"/>
      <w:divBdr>
        <w:top w:val="none" w:sz="0" w:space="0" w:color="auto"/>
        <w:left w:val="none" w:sz="0" w:space="0" w:color="auto"/>
        <w:bottom w:val="none" w:sz="0" w:space="0" w:color="auto"/>
        <w:right w:val="none" w:sz="0" w:space="0" w:color="auto"/>
      </w:divBdr>
    </w:div>
    <w:div w:id="902103904">
      <w:bodyDiv w:val="1"/>
      <w:marLeft w:val="0"/>
      <w:marRight w:val="0"/>
      <w:marTop w:val="0"/>
      <w:marBottom w:val="0"/>
      <w:divBdr>
        <w:top w:val="none" w:sz="0" w:space="0" w:color="auto"/>
        <w:left w:val="none" w:sz="0" w:space="0" w:color="auto"/>
        <w:bottom w:val="none" w:sz="0" w:space="0" w:color="auto"/>
        <w:right w:val="none" w:sz="0" w:space="0" w:color="auto"/>
      </w:divBdr>
    </w:div>
    <w:div w:id="902259804">
      <w:bodyDiv w:val="1"/>
      <w:marLeft w:val="0"/>
      <w:marRight w:val="0"/>
      <w:marTop w:val="0"/>
      <w:marBottom w:val="0"/>
      <w:divBdr>
        <w:top w:val="none" w:sz="0" w:space="0" w:color="auto"/>
        <w:left w:val="none" w:sz="0" w:space="0" w:color="auto"/>
        <w:bottom w:val="none" w:sz="0" w:space="0" w:color="auto"/>
        <w:right w:val="none" w:sz="0" w:space="0" w:color="auto"/>
      </w:divBdr>
    </w:div>
    <w:div w:id="904797365">
      <w:bodyDiv w:val="1"/>
      <w:marLeft w:val="0"/>
      <w:marRight w:val="0"/>
      <w:marTop w:val="0"/>
      <w:marBottom w:val="0"/>
      <w:divBdr>
        <w:top w:val="none" w:sz="0" w:space="0" w:color="auto"/>
        <w:left w:val="none" w:sz="0" w:space="0" w:color="auto"/>
        <w:bottom w:val="none" w:sz="0" w:space="0" w:color="auto"/>
        <w:right w:val="none" w:sz="0" w:space="0" w:color="auto"/>
      </w:divBdr>
    </w:div>
    <w:div w:id="907037619">
      <w:bodyDiv w:val="1"/>
      <w:marLeft w:val="0"/>
      <w:marRight w:val="0"/>
      <w:marTop w:val="0"/>
      <w:marBottom w:val="0"/>
      <w:divBdr>
        <w:top w:val="none" w:sz="0" w:space="0" w:color="auto"/>
        <w:left w:val="none" w:sz="0" w:space="0" w:color="auto"/>
        <w:bottom w:val="none" w:sz="0" w:space="0" w:color="auto"/>
        <w:right w:val="none" w:sz="0" w:space="0" w:color="auto"/>
      </w:divBdr>
    </w:div>
    <w:div w:id="909315400">
      <w:bodyDiv w:val="1"/>
      <w:marLeft w:val="0"/>
      <w:marRight w:val="0"/>
      <w:marTop w:val="0"/>
      <w:marBottom w:val="0"/>
      <w:divBdr>
        <w:top w:val="none" w:sz="0" w:space="0" w:color="auto"/>
        <w:left w:val="none" w:sz="0" w:space="0" w:color="auto"/>
        <w:bottom w:val="none" w:sz="0" w:space="0" w:color="auto"/>
        <w:right w:val="none" w:sz="0" w:space="0" w:color="auto"/>
      </w:divBdr>
    </w:div>
    <w:div w:id="914318024">
      <w:bodyDiv w:val="1"/>
      <w:marLeft w:val="0"/>
      <w:marRight w:val="0"/>
      <w:marTop w:val="0"/>
      <w:marBottom w:val="0"/>
      <w:divBdr>
        <w:top w:val="none" w:sz="0" w:space="0" w:color="auto"/>
        <w:left w:val="none" w:sz="0" w:space="0" w:color="auto"/>
        <w:bottom w:val="none" w:sz="0" w:space="0" w:color="auto"/>
        <w:right w:val="none" w:sz="0" w:space="0" w:color="auto"/>
      </w:divBdr>
    </w:div>
    <w:div w:id="918247858">
      <w:bodyDiv w:val="1"/>
      <w:marLeft w:val="0"/>
      <w:marRight w:val="0"/>
      <w:marTop w:val="0"/>
      <w:marBottom w:val="0"/>
      <w:divBdr>
        <w:top w:val="none" w:sz="0" w:space="0" w:color="auto"/>
        <w:left w:val="none" w:sz="0" w:space="0" w:color="auto"/>
        <w:bottom w:val="none" w:sz="0" w:space="0" w:color="auto"/>
        <w:right w:val="none" w:sz="0" w:space="0" w:color="auto"/>
      </w:divBdr>
    </w:div>
    <w:div w:id="927495742">
      <w:bodyDiv w:val="1"/>
      <w:marLeft w:val="0"/>
      <w:marRight w:val="0"/>
      <w:marTop w:val="0"/>
      <w:marBottom w:val="0"/>
      <w:divBdr>
        <w:top w:val="none" w:sz="0" w:space="0" w:color="auto"/>
        <w:left w:val="none" w:sz="0" w:space="0" w:color="auto"/>
        <w:bottom w:val="none" w:sz="0" w:space="0" w:color="auto"/>
        <w:right w:val="none" w:sz="0" w:space="0" w:color="auto"/>
      </w:divBdr>
    </w:div>
    <w:div w:id="939265720">
      <w:bodyDiv w:val="1"/>
      <w:marLeft w:val="0"/>
      <w:marRight w:val="0"/>
      <w:marTop w:val="0"/>
      <w:marBottom w:val="0"/>
      <w:divBdr>
        <w:top w:val="none" w:sz="0" w:space="0" w:color="auto"/>
        <w:left w:val="none" w:sz="0" w:space="0" w:color="auto"/>
        <w:bottom w:val="none" w:sz="0" w:space="0" w:color="auto"/>
        <w:right w:val="none" w:sz="0" w:space="0" w:color="auto"/>
      </w:divBdr>
    </w:div>
    <w:div w:id="956058863">
      <w:bodyDiv w:val="1"/>
      <w:marLeft w:val="0"/>
      <w:marRight w:val="0"/>
      <w:marTop w:val="0"/>
      <w:marBottom w:val="0"/>
      <w:divBdr>
        <w:top w:val="none" w:sz="0" w:space="0" w:color="auto"/>
        <w:left w:val="none" w:sz="0" w:space="0" w:color="auto"/>
        <w:bottom w:val="none" w:sz="0" w:space="0" w:color="auto"/>
        <w:right w:val="none" w:sz="0" w:space="0" w:color="auto"/>
      </w:divBdr>
    </w:div>
    <w:div w:id="960578514">
      <w:bodyDiv w:val="1"/>
      <w:marLeft w:val="0"/>
      <w:marRight w:val="0"/>
      <w:marTop w:val="0"/>
      <w:marBottom w:val="0"/>
      <w:divBdr>
        <w:top w:val="none" w:sz="0" w:space="0" w:color="auto"/>
        <w:left w:val="none" w:sz="0" w:space="0" w:color="auto"/>
        <w:bottom w:val="none" w:sz="0" w:space="0" w:color="auto"/>
        <w:right w:val="none" w:sz="0" w:space="0" w:color="auto"/>
      </w:divBdr>
    </w:div>
    <w:div w:id="974797411">
      <w:bodyDiv w:val="1"/>
      <w:marLeft w:val="0"/>
      <w:marRight w:val="0"/>
      <w:marTop w:val="0"/>
      <w:marBottom w:val="0"/>
      <w:divBdr>
        <w:top w:val="none" w:sz="0" w:space="0" w:color="auto"/>
        <w:left w:val="none" w:sz="0" w:space="0" w:color="auto"/>
        <w:bottom w:val="none" w:sz="0" w:space="0" w:color="auto"/>
        <w:right w:val="none" w:sz="0" w:space="0" w:color="auto"/>
      </w:divBdr>
    </w:div>
    <w:div w:id="982857724">
      <w:bodyDiv w:val="1"/>
      <w:marLeft w:val="0"/>
      <w:marRight w:val="0"/>
      <w:marTop w:val="0"/>
      <w:marBottom w:val="0"/>
      <w:divBdr>
        <w:top w:val="none" w:sz="0" w:space="0" w:color="auto"/>
        <w:left w:val="none" w:sz="0" w:space="0" w:color="auto"/>
        <w:bottom w:val="none" w:sz="0" w:space="0" w:color="auto"/>
        <w:right w:val="none" w:sz="0" w:space="0" w:color="auto"/>
      </w:divBdr>
    </w:div>
    <w:div w:id="993215884">
      <w:bodyDiv w:val="1"/>
      <w:marLeft w:val="0"/>
      <w:marRight w:val="0"/>
      <w:marTop w:val="0"/>
      <w:marBottom w:val="0"/>
      <w:divBdr>
        <w:top w:val="none" w:sz="0" w:space="0" w:color="auto"/>
        <w:left w:val="none" w:sz="0" w:space="0" w:color="auto"/>
        <w:bottom w:val="none" w:sz="0" w:space="0" w:color="auto"/>
        <w:right w:val="none" w:sz="0" w:space="0" w:color="auto"/>
      </w:divBdr>
    </w:div>
    <w:div w:id="995693836">
      <w:bodyDiv w:val="1"/>
      <w:marLeft w:val="0"/>
      <w:marRight w:val="0"/>
      <w:marTop w:val="0"/>
      <w:marBottom w:val="0"/>
      <w:divBdr>
        <w:top w:val="none" w:sz="0" w:space="0" w:color="auto"/>
        <w:left w:val="none" w:sz="0" w:space="0" w:color="auto"/>
        <w:bottom w:val="none" w:sz="0" w:space="0" w:color="auto"/>
        <w:right w:val="none" w:sz="0" w:space="0" w:color="auto"/>
      </w:divBdr>
    </w:div>
    <w:div w:id="1008369405">
      <w:bodyDiv w:val="1"/>
      <w:marLeft w:val="0"/>
      <w:marRight w:val="0"/>
      <w:marTop w:val="0"/>
      <w:marBottom w:val="0"/>
      <w:divBdr>
        <w:top w:val="none" w:sz="0" w:space="0" w:color="auto"/>
        <w:left w:val="none" w:sz="0" w:space="0" w:color="auto"/>
        <w:bottom w:val="none" w:sz="0" w:space="0" w:color="auto"/>
        <w:right w:val="none" w:sz="0" w:space="0" w:color="auto"/>
      </w:divBdr>
      <w:divsChild>
        <w:div w:id="856315231">
          <w:marLeft w:val="0"/>
          <w:marRight w:val="0"/>
          <w:marTop w:val="0"/>
          <w:marBottom w:val="0"/>
          <w:divBdr>
            <w:top w:val="none" w:sz="0" w:space="0" w:color="auto"/>
            <w:left w:val="none" w:sz="0" w:space="0" w:color="auto"/>
            <w:bottom w:val="none" w:sz="0" w:space="0" w:color="auto"/>
            <w:right w:val="none" w:sz="0" w:space="0" w:color="auto"/>
          </w:divBdr>
        </w:div>
      </w:divsChild>
    </w:div>
    <w:div w:id="1016691835">
      <w:bodyDiv w:val="1"/>
      <w:marLeft w:val="0"/>
      <w:marRight w:val="0"/>
      <w:marTop w:val="0"/>
      <w:marBottom w:val="0"/>
      <w:divBdr>
        <w:top w:val="none" w:sz="0" w:space="0" w:color="auto"/>
        <w:left w:val="none" w:sz="0" w:space="0" w:color="auto"/>
        <w:bottom w:val="none" w:sz="0" w:space="0" w:color="auto"/>
        <w:right w:val="none" w:sz="0" w:space="0" w:color="auto"/>
      </w:divBdr>
    </w:div>
    <w:div w:id="1022782277">
      <w:bodyDiv w:val="1"/>
      <w:marLeft w:val="0"/>
      <w:marRight w:val="0"/>
      <w:marTop w:val="0"/>
      <w:marBottom w:val="0"/>
      <w:divBdr>
        <w:top w:val="none" w:sz="0" w:space="0" w:color="auto"/>
        <w:left w:val="none" w:sz="0" w:space="0" w:color="auto"/>
        <w:bottom w:val="none" w:sz="0" w:space="0" w:color="auto"/>
        <w:right w:val="none" w:sz="0" w:space="0" w:color="auto"/>
      </w:divBdr>
    </w:div>
    <w:div w:id="1051459915">
      <w:bodyDiv w:val="1"/>
      <w:marLeft w:val="0"/>
      <w:marRight w:val="0"/>
      <w:marTop w:val="0"/>
      <w:marBottom w:val="0"/>
      <w:divBdr>
        <w:top w:val="none" w:sz="0" w:space="0" w:color="auto"/>
        <w:left w:val="none" w:sz="0" w:space="0" w:color="auto"/>
        <w:bottom w:val="none" w:sz="0" w:space="0" w:color="auto"/>
        <w:right w:val="none" w:sz="0" w:space="0" w:color="auto"/>
      </w:divBdr>
    </w:div>
    <w:div w:id="1053041365">
      <w:bodyDiv w:val="1"/>
      <w:marLeft w:val="0"/>
      <w:marRight w:val="0"/>
      <w:marTop w:val="0"/>
      <w:marBottom w:val="0"/>
      <w:divBdr>
        <w:top w:val="none" w:sz="0" w:space="0" w:color="auto"/>
        <w:left w:val="none" w:sz="0" w:space="0" w:color="auto"/>
        <w:bottom w:val="none" w:sz="0" w:space="0" w:color="auto"/>
        <w:right w:val="none" w:sz="0" w:space="0" w:color="auto"/>
      </w:divBdr>
    </w:div>
    <w:div w:id="1063601731">
      <w:bodyDiv w:val="1"/>
      <w:marLeft w:val="0"/>
      <w:marRight w:val="0"/>
      <w:marTop w:val="0"/>
      <w:marBottom w:val="0"/>
      <w:divBdr>
        <w:top w:val="none" w:sz="0" w:space="0" w:color="auto"/>
        <w:left w:val="none" w:sz="0" w:space="0" w:color="auto"/>
        <w:bottom w:val="none" w:sz="0" w:space="0" w:color="auto"/>
        <w:right w:val="none" w:sz="0" w:space="0" w:color="auto"/>
      </w:divBdr>
    </w:div>
    <w:div w:id="1080325973">
      <w:bodyDiv w:val="1"/>
      <w:marLeft w:val="0"/>
      <w:marRight w:val="0"/>
      <w:marTop w:val="0"/>
      <w:marBottom w:val="0"/>
      <w:divBdr>
        <w:top w:val="none" w:sz="0" w:space="0" w:color="auto"/>
        <w:left w:val="none" w:sz="0" w:space="0" w:color="auto"/>
        <w:bottom w:val="none" w:sz="0" w:space="0" w:color="auto"/>
        <w:right w:val="none" w:sz="0" w:space="0" w:color="auto"/>
      </w:divBdr>
    </w:div>
    <w:div w:id="1085108426">
      <w:bodyDiv w:val="1"/>
      <w:marLeft w:val="0"/>
      <w:marRight w:val="0"/>
      <w:marTop w:val="0"/>
      <w:marBottom w:val="0"/>
      <w:divBdr>
        <w:top w:val="none" w:sz="0" w:space="0" w:color="auto"/>
        <w:left w:val="none" w:sz="0" w:space="0" w:color="auto"/>
        <w:bottom w:val="none" w:sz="0" w:space="0" w:color="auto"/>
        <w:right w:val="none" w:sz="0" w:space="0" w:color="auto"/>
      </w:divBdr>
    </w:div>
    <w:div w:id="1085297278">
      <w:bodyDiv w:val="1"/>
      <w:marLeft w:val="0"/>
      <w:marRight w:val="0"/>
      <w:marTop w:val="0"/>
      <w:marBottom w:val="0"/>
      <w:divBdr>
        <w:top w:val="none" w:sz="0" w:space="0" w:color="auto"/>
        <w:left w:val="none" w:sz="0" w:space="0" w:color="auto"/>
        <w:bottom w:val="none" w:sz="0" w:space="0" w:color="auto"/>
        <w:right w:val="none" w:sz="0" w:space="0" w:color="auto"/>
      </w:divBdr>
    </w:div>
    <w:div w:id="1098673230">
      <w:bodyDiv w:val="1"/>
      <w:marLeft w:val="0"/>
      <w:marRight w:val="0"/>
      <w:marTop w:val="0"/>
      <w:marBottom w:val="0"/>
      <w:divBdr>
        <w:top w:val="none" w:sz="0" w:space="0" w:color="auto"/>
        <w:left w:val="none" w:sz="0" w:space="0" w:color="auto"/>
        <w:bottom w:val="none" w:sz="0" w:space="0" w:color="auto"/>
        <w:right w:val="none" w:sz="0" w:space="0" w:color="auto"/>
      </w:divBdr>
    </w:div>
    <w:div w:id="1113600454">
      <w:bodyDiv w:val="1"/>
      <w:marLeft w:val="0"/>
      <w:marRight w:val="0"/>
      <w:marTop w:val="0"/>
      <w:marBottom w:val="0"/>
      <w:divBdr>
        <w:top w:val="none" w:sz="0" w:space="0" w:color="auto"/>
        <w:left w:val="none" w:sz="0" w:space="0" w:color="auto"/>
        <w:bottom w:val="none" w:sz="0" w:space="0" w:color="auto"/>
        <w:right w:val="none" w:sz="0" w:space="0" w:color="auto"/>
      </w:divBdr>
    </w:div>
    <w:div w:id="1118447403">
      <w:bodyDiv w:val="1"/>
      <w:marLeft w:val="0"/>
      <w:marRight w:val="0"/>
      <w:marTop w:val="0"/>
      <w:marBottom w:val="0"/>
      <w:divBdr>
        <w:top w:val="none" w:sz="0" w:space="0" w:color="auto"/>
        <w:left w:val="none" w:sz="0" w:space="0" w:color="auto"/>
        <w:bottom w:val="none" w:sz="0" w:space="0" w:color="auto"/>
        <w:right w:val="none" w:sz="0" w:space="0" w:color="auto"/>
      </w:divBdr>
    </w:div>
    <w:div w:id="1128208689">
      <w:bodyDiv w:val="1"/>
      <w:marLeft w:val="0"/>
      <w:marRight w:val="0"/>
      <w:marTop w:val="0"/>
      <w:marBottom w:val="0"/>
      <w:divBdr>
        <w:top w:val="none" w:sz="0" w:space="0" w:color="auto"/>
        <w:left w:val="none" w:sz="0" w:space="0" w:color="auto"/>
        <w:bottom w:val="none" w:sz="0" w:space="0" w:color="auto"/>
        <w:right w:val="none" w:sz="0" w:space="0" w:color="auto"/>
      </w:divBdr>
    </w:div>
    <w:div w:id="1144275510">
      <w:bodyDiv w:val="1"/>
      <w:marLeft w:val="0"/>
      <w:marRight w:val="0"/>
      <w:marTop w:val="0"/>
      <w:marBottom w:val="0"/>
      <w:divBdr>
        <w:top w:val="none" w:sz="0" w:space="0" w:color="auto"/>
        <w:left w:val="none" w:sz="0" w:space="0" w:color="auto"/>
        <w:bottom w:val="none" w:sz="0" w:space="0" w:color="auto"/>
        <w:right w:val="none" w:sz="0" w:space="0" w:color="auto"/>
      </w:divBdr>
    </w:div>
    <w:div w:id="1149246144">
      <w:bodyDiv w:val="1"/>
      <w:marLeft w:val="0"/>
      <w:marRight w:val="0"/>
      <w:marTop w:val="0"/>
      <w:marBottom w:val="0"/>
      <w:divBdr>
        <w:top w:val="none" w:sz="0" w:space="0" w:color="auto"/>
        <w:left w:val="none" w:sz="0" w:space="0" w:color="auto"/>
        <w:bottom w:val="none" w:sz="0" w:space="0" w:color="auto"/>
        <w:right w:val="none" w:sz="0" w:space="0" w:color="auto"/>
      </w:divBdr>
    </w:div>
    <w:div w:id="1155755467">
      <w:bodyDiv w:val="1"/>
      <w:marLeft w:val="0"/>
      <w:marRight w:val="0"/>
      <w:marTop w:val="0"/>
      <w:marBottom w:val="0"/>
      <w:divBdr>
        <w:top w:val="none" w:sz="0" w:space="0" w:color="auto"/>
        <w:left w:val="none" w:sz="0" w:space="0" w:color="auto"/>
        <w:bottom w:val="none" w:sz="0" w:space="0" w:color="auto"/>
        <w:right w:val="none" w:sz="0" w:space="0" w:color="auto"/>
      </w:divBdr>
    </w:div>
    <w:div w:id="1157571993">
      <w:bodyDiv w:val="1"/>
      <w:marLeft w:val="0"/>
      <w:marRight w:val="0"/>
      <w:marTop w:val="0"/>
      <w:marBottom w:val="0"/>
      <w:divBdr>
        <w:top w:val="none" w:sz="0" w:space="0" w:color="auto"/>
        <w:left w:val="none" w:sz="0" w:space="0" w:color="auto"/>
        <w:bottom w:val="none" w:sz="0" w:space="0" w:color="auto"/>
        <w:right w:val="none" w:sz="0" w:space="0" w:color="auto"/>
      </w:divBdr>
    </w:div>
    <w:div w:id="1164972358">
      <w:bodyDiv w:val="1"/>
      <w:marLeft w:val="0"/>
      <w:marRight w:val="0"/>
      <w:marTop w:val="0"/>
      <w:marBottom w:val="0"/>
      <w:divBdr>
        <w:top w:val="none" w:sz="0" w:space="0" w:color="auto"/>
        <w:left w:val="none" w:sz="0" w:space="0" w:color="auto"/>
        <w:bottom w:val="none" w:sz="0" w:space="0" w:color="auto"/>
        <w:right w:val="none" w:sz="0" w:space="0" w:color="auto"/>
      </w:divBdr>
    </w:div>
    <w:div w:id="1186596618">
      <w:bodyDiv w:val="1"/>
      <w:marLeft w:val="0"/>
      <w:marRight w:val="0"/>
      <w:marTop w:val="0"/>
      <w:marBottom w:val="0"/>
      <w:divBdr>
        <w:top w:val="none" w:sz="0" w:space="0" w:color="auto"/>
        <w:left w:val="none" w:sz="0" w:space="0" w:color="auto"/>
        <w:bottom w:val="none" w:sz="0" w:space="0" w:color="auto"/>
        <w:right w:val="none" w:sz="0" w:space="0" w:color="auto"/>
      </w:divBdr>
    </w:div>
    <w:div w:id="1199270863">
      <w:bodyDiv w:val="1"/>
      <w:marLeft w:val="0"/>
      <w:marRight w:val="0"/>
      <w:marTop w:val="0"/>
      <w:marBottom w:val="0"/>
      <w:divBdr>
        <w:top w:val="none" w:sz="0" w:space="0" w:color="auto"/>
        <w:left w:val="none" w:sz="0" w:space="0" w:color="auto"/>
        <w:bottom w:val="none" w:sz="0" w:space="0" w:color="auto"/>
        <w:right w:val="none" w:sz="0" w:space="0" w:color="auto"/>
      </w:divBdr>
    </w:div>
    <w:div w:id="1213689273">
      <w:bodyDiv w:val="1"/>
      <w:marLeft w:val="0"/>
      <w:marRight w:val="0"/>
      <w:marTop w:val="0"/>
      <w:marBottom w:val="0"/>
      <w:divBdr>
        <w:top w:val="none" w:sz="0" w:space="0" w:color="auto"/>
        <w:left w:val="none" w:sz="0" w:space="0" w:color="auto"/>
        <w:bottom w:val="none" w:sz="0" w:space="0" w:color="auto"/>
        <w:right w:val="none" w:sz="0" w:space="0" w:color="auto"/>
      </w:divBdr>
    </w:div>
    <w:div w:id="1217813093">
      <w:bodyDiv w:val="1"/>
      <w:marLeft w:val="0"/>
      <w:marRight w:val="0"/>
      <w:marTop w:val="0"/>
      <w:marBottom w:val="0"/>
      <w:divBdr>
        <w:top w:val="none" w:sz="0" w:space="0" w:color="auto"/>
        <w:left w:val="none" w:sz="0" w:space="0" w:color="auto"/>
        <w:bottom w:val="none" w:sz="0" w:space="0" w:color="auto"/>
        <w:right w:val="none" w:sz="0" w:space="0" w:color="auto"/>
      </w:divBdr>
    </w:div>
    <w:div w:id="1217934601">
      <w:bodyDiv w:val="1"/>
      <w:marLeft w:val="0"/>
      <w:marRight w:val="0"/>
      <w:marTop w:val="0"/>
      <w:marBottom w:val="0"/>
      <w:divBdr>
        <w:top w:val="none" w:sz="0" w:space="0" w:color="auto"/>
        <w:left w:val="none" w:sz="0" w:space="0" w:color="auto"/>
        <w:bottom w:val="none" w:sz="0" w:space="0" w:color="auto"/>
        <w:right w:val="none" w:sz="0" w:space="0" w:color="auto"/>
      </w:divBdr>
    </w:div>
    <w:div w:id="1232156968">
      <w:bodyDiv w:val="1"/>
      <w:marLeft w:val="0"/>
      <w:marRight w:val="0"/>
      <w:marTop w:val="0"/>
      <w:marBottom w:val="0"/>
      <w:divBdr>
        <w:top w:val="none" w:sz="0" w:space="0" w:color="auto"/>
        <w:left w:val="none" w:sz="0" w:space="0" w:color="auto"/>
        <w:bottom w:val="none" w:sz="0" w:space="0" w:color="auto"/>
        <w:right w:val="none" w:sz="0" w:space="0" w:color="auto"/>
      </w:divBdr>
    </w:div>
    <w:div w:id="1232539550">
      <w:bodyDiv w:val="1"/>
      <w:marLeft w:val="0"/>
      <w:marRight w:val="0"/>
      <w:marTop w:val="0"/>
      <w:marBottom w:val="0"/>
      <w:divBdr>
        <w:top w:val="none" w:sz="0" w:space="0" w:color="auto"/>
        <w:left w:val="none" w:sz="0" w:space="0" w:color="auto"/>
        <w:bottom w:val="none" w:sz="0" w:space="0" w:color="auto"/>
        <w:right w:val="none" w:sz="0" w:space="0" w:color="auto"/>
      </w:divBdr>
    </w:div>
    <w:div w:id="1248029841">
      <w:bodyDiv w:val="1"/>
      <w:marLeft w:val="0"/>
      <w:marRight w:val="0"/>
      <w:marTop w:val="0"/>
      <w:marBottom w:val="0"/>
      <w:divBdr>
        <w:top w:val="none" w:sz="0" w:space="0" w:color="auto"/>
        <w:left w:val="none" w:sz="0" w:space="0" w:color="auto"/>
        <w:bottom w:val="none" w:sz="0" w:space="0" w:color="auto"/>
        <w:right w:val="none" w:sz="0" w:space="0" w:color="auto"/>
      </w:divBdr>
      <w:divsChild>
        <w:div w:id="1700282254">
          <w:marLeft w:val="0"/>
          <w:marRight w:val="0"/>
          <w:marTop w:val="0"/>
          <w:marBottom w:val="0"/>
          <w:divBdr>
            <w:top w:val="none" w:sz="0" w:space="0" w:color="auto"/>
            <w:left w:val="none" w:sz="0" w:space="0" w:color="auto"/>
            <w:bottom w:val="none" w:sz="0" w:space="0" w:color="auto"/>
            <w:right w:val="none" w:sz="0" w:space="0" w:color="auto"/>
          </w:divBdr>
          <w:divsChild>
            <w:div w:id="908618829">
              <w:marLeft w:val="0"/>
              <w:marRight w:val="0"/>
              <w:marTop w:val="0"/>
              <w:marBottom w:val="0"/>
              <w:divBdr>
                <w:top w:val="none" w:sz="0" w:space="0" w:color="auto"/>
                <w:left w:val="none" w:sz="0" w:space="0" w:color="auto"/>
                <w:bottom w:val="none" w:sz="0" w:space="0" w:color="auto"/>
                <w:right w:val="none" w:sz="0" w:space="0" w:color="auto"/>
              </w:divBdr>
              <w:divsChild>
                <w:div w:id="116034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193843">
      <w:bodyDiv w:val="1"/>
      <w:marLeft w:val="0"/>
      <w:marRight w:val="0"/>
      <w:marTop w:val="0"/>
      <w:marBottom w:val="0"/>
      <w:divBdr>
        <w:top w:val="none" w:sz="0" w:space="0" w:color="auto"/>
        <w:left w:val="none" w:sz="0" w:space="0" w:color="auto"/>
        <w:bottom w:val="none" w:sz="0" w:space="0" w:color="auto"/>
        <w:right w:val="none" w:sz="0" w:space="0" w:color="auto"/>
      </w:divBdr>
      <w:divsChild>
        <w:div w:id="906841412">
          <w:marLeft w:val="0"/>
          <w:marRight w:val="0"/>
          <w:marTop w:val="0"/>
          <w:marBottom w:val="0"/>
          <w:divBdr>
            <w:top w:val="none" w:sz="0" w:space="0" w:color="auto"/>
            <w:left w:val="none" w:sz="0" w:space="0" w:color="auto"/>
            <w:bottom w:val="none" w:sz="0" w:space="0" w:color="auto"/>
            <w:right w:val="none" w:sz="0" w:space="0" w:color="auto"/>
          </w:divBdr>
          <w:divsChild>
            <w:div w:id="1587347647">
              <w:marLeft w:val="0"/>
              <w:marRight w:val="0"/>
              <w:marTop w:val="0"/>
              <w:marBottom w:val="0"/>
              <w:divBdr>
                <w:top w:val="none" w:sz="0" w:space="0" w:color="auto"/>
                <w:left w:val="none" w:sz="0" w:space="0" w:color="auto"/>
                <w:bottom w:val="none" w:sz="0" w:space="0" w:color="auto"/>
                <w:right w:val="none" w:sz="0" w:space="0" w:color="auto"/>
              </w:divBdr>
              <w:divsChild>
                <w:div w:id="194013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07502">
      <w:bodyDiv w:val="1"/>
      <w:marLeft w:val="0"/>
      <w:marRight w:val="0"/>
      <w:marTop w:val="0"/>
      <w:marBottom w:val="0"/>
      <w:divBdr>
        <w:top w:val="none" w:sz="0" w:space="0" w:color="auto"/>
        <w:left w:val="none" w:sz="0" w:space="0" w:color="auto"/>
        <w:bottom w:val="none" w:sz="0" w:space="0" w:color="auto"/>
        <w:right w:val="none" w:sz="0" w:space="0" w:color="auto"/>
      </w:divBdr>
      <w:divsChild>
        <w:div w:id="55053479">
          <w:marLeft w:val="0"/>
          <w:marRight w:val="0"/>
          <w:marTop w:val="0"/>
          <w:marBottom w:val="0"/>
          <w:divBdr>
            <w:top w:val="none" w:sz="0" w:space="0" w:color="auto"/>
            <w:left w:val="none" w:sz="0" w:space="0" w:color="auto"/>
            <w:bottom w:val="none" w:sz="0" w:space="0" w:color="auto"/>
            <w:right w:val="none" w:sz="0" w:space="0" w:color="auto"/>
          </w:divBdr>
        </w:div>
        <w:div w:id="1674915149">
          <w:marLeft w:val="0"/>
          <w:marRight w:val="0"/>
          <w:marTop w:val="0"/>
          <w:marBottom w:val="0"/>
          <w:divBdr>
            <w:top w:val="none" w:sz="0" w:space="0" w:color="auto"/>
            <w:left w:val="none" w:sz="0" w:space="0" w:color="auto"/>
            <w:bottom w:val="none" w:sz="0" w:space="0" w:color="auto"/>
            <w:right w:val="none" w:sz="0" w:space="0" w:color="auto"/>
          </w:divBdr>
        </w:div>
        <w:div w:id="2066249008">
          <w:marLeft w:val="0"/>
          <w:marRight w:val="0"/>
          <w:marTop w:val="0"/>
          <w:marBottom w:val="0"/>
          <w:divBdr>
            <w:top w:val="none" w:sz="0" w:space="0" w:color="auto"/>
            <w:left w:val="none" w:sz="0" w:space="0" w:color="auto"/>
            <w:bottom w:val="none" w:sz="0" w:space="0" w:color="auto"/>
            <w:right w:val="none" w:sz="0" w:space="0" w:color="auto"/>
          </w:divBdr>
        </w:div>
      </w:divsChild>
    </w:div>
    <w:div w:id="1268925404">
      <w:bodyDiv w:val="1"/>
      <w:marLeft w:val="0"/>
      <w:marRight w:val="0"/>
      <w:marTop w:val="0"/>
      <w:marBottom w:val="0"/>
      <w:divBdr>
        <w:top w:val="none" w:sz="0" w:space="0" w:color="auto"/>
        <w:left w:val="none" w:sz="0" w:space="0" w:color="auto"/>
        <w:bottom w:val="none" w:sz="0" w:space="0" w:color="auto"/>
        <w:right w:val="none" w:sz="0" w:space="0" w:color="auto"/>
      </w:divBdr>
    </w:div>
    <w:div w:id="1269386339">
      <w:bodyDiv w:val="1"/>
      <w:marLeft w:val="0"/>
      <w:marRight w:val="0"/>
      <w:marTop w:val="0"/>
      <w:marBottom w:val="0"/>
      <w:divBdr>
        <w:top w:val="none" w:sz="0" w:space="0" w:color="auto"/>
        <w:left w:val="none" w:sz="0" w:space="0" w:color="auto"/>
        <w:bottom w:val="none" w:sz="0" w:space="0" w:color="auto"/>
        <w:right w:val="none" w:sz="0" w:space="0" w:color="auto"/>
      </w:divBdr>
    </w:div>
    <w:div w:id="1286305301">
      <w:bodyDiv w:val="1"/>
      <w:marLeft w:val="0"/>
      <w:marRight w:val="0"/>
      <w:marTop w:val="0"/>
      <w:marBottom w:val="0"/>
      <w:divBdr>
        <w:top w:val="none" w:sz="0" w:space="0" w:color="auto"/>
        <w:left w:val="none" w:sz="0" w:space="0" w:color="auto"/>
        <w:bottom w:val="none" w:sz="0" w:space="0" w:color="auto"/>
        <w:right w:val="none" w:sz="0" w:space="0" w:color="auto"/>
      </w:divBdr>
      <w:divsChild>
        <w:div w:id="1866014056">
          <w:marLeft w:val="0"/>
          <w:marRight w:val="0"/>
          <w:marTop w:val="0"/>
          <w:marBottom w:val="0"/>
          <w:divBdr>
            <w:top w:val="none" w:sz="0" w:space="0" w:color="auto"/>
            <w:left w:val="none" w:sz="0" w:space="0" w:color="auto"/>
            <w:bottom w:val="none" w:sz="0" w:space="0" w:color="auto"/>
            <w:right w:val="none" w:sz="0" w:space="0" w:color="auto"/>
          </w:divBdr>
        </w:div>
      </w:divsChild>
    </w:div>
    <w:div w:id="1290360915">
      <w:bodyDiv w:val="1"/>
      <w:marLeft w:val="0"/>
      <w:marRight w:val="0"/>
      <w:marTop w:val="0"/>
      <w:marBottom w:val="0"/>
      <w:divBdr>
        <w:top w:val="none" w:sz="0" w:space="0" w:color="auto"/>
        <w:left w:val="none" w:sz="0" w:space="0" w:color="auto"/>
        <w:bottom w:val="none" w:sz="0" w:space="0" w:color="auto"/>
        <w:right w:val="none" w:sz="0" w:space="0" w:color="auto"/>
      </w:divBdr>
    </w:div>
    <w:div w:id="1310405809">
      <w:bodyDiv w:val="1"/>
      <w:marLeft w:val="0"/>
      <w:marRight w:val="0"/>
      <w:marTop w:val="0"/>
      <w:marBottom w:val="0"/>
      <w:divBdr>
        <w:top w:val="none" w:sz="0" w:space="0" w:color="auto"/>
        <w:left w:val="none" w:sz="0" w:space="0" w:color="auto"/>
        <w:bottom w:val="none" w:sz="0" w:space="0" w:color="auto"/>
        <w:right w:val="none" w:sz="0" w:space="0" w:color="auto"/>
      </w:divBdr>
    </w:div>
    <w:div w:id="1311326129">
      <w:bodyDiv w:val="1"/>
      <w:marLeft w:val="0"/>
      <w:marRight w:val="0"/>
      <w:marTop w:val="0"/>
      <w:marBottom w:val="0"/>
      <w:divBdr>
        <w:top w:val="none" w:sz="0" w:space="0" w:color="auto"/>
        <w:left w:val="none" w:sz="0" w:space="0" w:color="auto"/>
        <w:bottom w:val="none" w:sz="0" w:space="0" w:color="auto"/>
        <w:right w:val="none" w:sz="0" w:space="0" w:color="auto"/>
      </w:divBdr>
      <w:divsChild>
        <w:div w:id="1553808709">
          <w:marLeft w:val="0"/>
          <w:marRight w:val="0"/>
          <w:marTop w:val="0"/>
          <w:marBottom w:val="0"/>
          <w:divBdr>
            <w:top w:val="none" w:sz="0" w:space="0" w:color="auto"/>
            <w:left w:val="none" w:sz="0" w:space="0" w:color="auto"/>
            <w:bottom w:val="none" w:sz="0" w:space="0" w:color="auto"/>
            <w:right w:val="none" w:sz="0" w:space="0" w:color="auto"/>
          </w:divBdr>
        </w:div>
      </w:divsChild>
    </w:div>
    <w:div w:id="1326082608">
      <w:bodyDiv w:val="1"/>
      <w:marLeft w:val="0"/>
      <w:marRight w:val="0"/>
      <w:marTop w:val="0"/>
      <w:marBottom w:val="0"/>
      <w:divBdr>
        <w:top w:val="none" w:sz="0" w:space="0" w:color="auto"/>
        <w:left w:val="none" w:sz="0" w:space="0" w:color="auto"/>
        <w:bottom w:val="none" w:sz="0" w:space="0" w:color="auto"/>
        <w:right w:val="none" w:sz="0" w:space="0" w:color="auto"/>
      </w:divBdr>
    </w:div>
    <w:div w:id="1334184779">
      <w:bodyDiv w:val="1"/>
      <w:marLeft w:val="0"/>
      <w:marRight w:val="0"/>
      <w:marTop w:val="0"/>
      <w:marBottom w:val="0"/>
      <w:divBdr>
        <w:top w:val="none" w:sz="0" w:space="0" w:color="auto"/>
        <w:left w:val="none" w:sz="0" w:space="0" w:color="auto"/>
        <w:bottom w:val="none" w:sz="0" w:space="0" w:color="auto"/>
        <w:right w:val="none" w:sz="0" w:space="0" w:color="auto"/>
      </w:divBdr>
    </w:div>
    <w:div w:id="1339580063">
      <w:bodyDiv w:val="1"/>
      <w:marLeft w:val="0"/>
      <w:marRight w:val="0"/>
      <w:marTop w:val="0"/>
      <w:marBottom w:val="0"/>
      <w:divBdr>
        <w:top w:val="none" w:sz="0" w:space="0" w:color="auto"/>
        <w:left w:val="none" w:sz="0" w:space="0" w:color="auto"/>
        <w:bottom w:val="none" w:sz="0" w:space="0" w:color="auto"/>
        <w:right w:val="none" w:sz="0" w:space="0" w:color="auto"/>
      </w:divBdr>
      <w:divsChild>
        <w:div w:id="544096731">
          <w:marLeft w:val="0"/>
          <w:marRight w:val="0"/>
          <w:marTop w:val="0"/>
          <w:marBottom w:val="0"/>
          <w:divBdr>
            <w:top w:val="none" w:sz="0" w:space="0" w:color="auto"/>
            <w:left w:val="none" w:sz="0" w:space="0" w:color="auto"/>
            <w:bottom w:val="none" w:sz="0" w:space="0" w:color="auto"/>
            <w:right w:val="none" w:sz="0" w:space="0" w:color="auto"/>
          </w:divBdr>
          <w:divsChild>
            <w:div w:id="942029722">
              <w:marLeft w:val="-240"/>
              <w:marRight w:val="-120"/>
              <w:marTop w:val="0"/>
              <w:marBottom w:val="0"/>
              <w:divBdr>
                <w:top w:val="none" w:sz="0" w:space="0" w:color="auto"/>
                <w:left w:val="none" w:sz="0" w:space="0" w:color="auto"/>
                <w:bottom w:val="none" w:sz="0" w:space="0" w:color="auto"/>
                <w:right w:val="none" w:sz="0" w:space="0" w:color="auto"/>
              </w:divBdr>
              <w:divsChild>
                <w:div w:id="1664428343">
                  <w:marLeft w:val="0"/>
                  <w:marRight w:val="0"/>
                  <w:marTop w:val="0"/>
                  <w:marBottom w:val="60"/>
                  <w:divBdr>
                    <w:top w:val="none" w:sz="0" w:space="0" w:color="auto"/>
                    <w:left w:val="none" w:sz="0" w:space="0" w:color="auto"/>
                    <w:bottom w:val="none" w:sz="0" w:space="0" w:color="auto"/>
                    <w:right w:val="none" w:sz="0" w:space="0" w:color="auto"/>
                  </w:divBdr>
                  <w:divsChild>
                    <w:div w:id="253174222">
                      <w:marLeft w:val="0"/>
                      <w:marRight w:val="0"/>
                      <w:marTop w:val="0"/>
                      <w:marBottom w:val="0"/>
                      <w:divBdr>
                        <w:top w:val="none" w:sz="0" w:space="0" w:color="auto"/>
                        <w:left w:val="none" w:sz="0" w:space="0" w:color="auto"/>
                        <w:bottom w:val="none" w:sz="0" w:space="0" w:color="auto"/>
                        <w:right w:val="none" w:sz="0" w:space="0" w:color="auto"/>
                      </w:divBdr>
                      <w:divsChild>
                        <w:div w:id="1710105586">
                          <w:marLeft w:val="0"/>
                          <w:marRight w:val="0"/>
                          <w:marTop w:val="0"/>
                          <w:marBottom w:val="0"/>
                          <w:divBdr>
                            <w:top w:val="none" w:sz="0" w:space="0" w:color="auto"/>
                            <w:left w:val="none" w:sz="0" w:space="0" w:color="auto"/>
                            <w:bottom w:val="none" w:sz="0" w:space="0" w:color="auto"/>
                            <w:right w:val="none" w:sz="0" w:space="0" w:color="auto"/>
                          </w:divBdr>
                          <w:divsChild>
                            <w:div w:id="1334138602">
                              <w:marLeft w:val="0"/>
                              <w:marRight w:val="0"/>
                              <w:marTop w:val="0"/>
                              <w:marBottom w:val="0"/>
                              <w:divBdr>
                                <w:top w:val="none" w:sz="0" w:space="0" w:color="auto"/>
                                <w:left w:val="none" w:sz="0" w:space="0" w:color="auto"/>
                                <w:bottom w:val="none" w:sz="0" w:space="0" w:color="auto"/>
                                <w:right w:val="none" w:sz="0" w:space="0" w:color="auto"/>
                              </w:divBdr>
                              <w:divsChild>
                                <w:div w:id="102328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4430756">
      <w:bodyDiv w:val="1"/>
      <w:marLeft w:val="0"/>
      <w:marRight w:val="0"/>
      <w:marTop w:val="0"/>
      <w:marBottom w:val="0"/>
      <w:divBdr>
        <w:top w:val="none" w:sz="0" w:space="0" w:color="auto"/>
        <w:left w:val="none" w:sz="0" w:space="0" w:color="auto"/>
        <w:bottom w:val="none" w:sz="0" w:space="0" w:color="auto"/>
        <w:right w:val="none" w:sz="0" w:space="0" w:color="auto"/>
      </w:divBdr>
    </w:div>
    <w:div w:id="1346402983">
      <w:bodyDiv w:val="1"/>
      <w:marLeft w:val="0"/>
      <w:marRight w:val="0"/>
      <w:marTop w:val="0"/>
      <w:marBottom w:val="0"/>
      <w:divBdr>
        <w:top w:val="none" w:sz="0" w:space="0" w:color="auto"/>
        <w:left w:val="none" w:sz="0" w:space="0" w:color="auto"/>
        <w:bottom w:val="none" w:sz="0" w:space="0" w:color="auto"/>
        <w:right w:val="none" w:sz="0" w:space="0" w:color="auto"/>
      </w:divBdr>
    </w:div>
    <w:div w:id="1355114079">
      <w:bodyDiv w:val="1"/>
      <w:marLeft w:val="0"/>
      <w:marRight w:val="0"/>
      <w:marTop w:val="0"/>
      <w:marBottom w:val="0"/>
      <w:divBdr>
        <w:top w:val="none" w:sz="0" w:space="0" w:color="auto"/>
        <w:left w:val="none" w:sz="0" w:space="0" w:color="auto"/>
        <w:bottom w:val="none" w:sz="0" w:space="0" w:color="auto"/>
        <w:right w:val="none" w:sz="0" w:space="0" w:color="auto"/>
      </w:divBdr>
    </w:div>
    <w:div w:id="1368411605">
      <w:bodyDiv w:val="1"/>
      <w:marLeft w:val="0"/>
      <w:marRight w:val="0"/>
      <w:marTop w:val="0"/>
      <w:marBottom w:val="0"/>
      <w:divBdr>
        <w:top w:val="none" w:sz="0" w:space="0" w:color="auto"/>
        <w:left w:val="none" w:sz="0" w:space="0" w:color="auto"/>
        <w:bottom w:val="none" w:sz="0" w:space="0" w:color="auto"/>
        <w:right w:val="none" w:sz="0" w:space="0" w:color="auto"/>
      </w:divBdr>
    </w:div>
    <w:div w:id="1369141396">
      <w:bodyDiv w:val="1"/>
      <w:marLeft w:val="0"/>
      <w:marRight w:val="0"/>
      <w:marTop w:val="0"/>
      <w:marBottom w:val="0"/>
      <w:divBdr>
        <w:top w:val="none" w:sz="0" w:space="0" w:color="auto"/>
        <w:left w:val="none" w:sz="0" w:space="0" w:color="auto"/>
        <w:bottom w:val="none" w:sz="0" w:space="0" w:color="auto"/>
        <w:right w:val="none" w:sz="0" w:space="0" w:color="auto"/>
      </w:divBdr>
    </w:div>
    <w:div w:id="1371685471">
      <w:bodyDiv w:val="1"/>
      <w:marLeft w:val="0"/>
      <w:marRight w:val="0"/>
      <w:marTop w:val="0"/>
      <w:marBottom w:val="0"/>
      <w:divBdr>
        <w:top w:val="none" w:sz="0" w:space="0" w:color="auto"/>
        <w:left w:val="none" w:sz="0" w:space="0" w:color="auto"/>
        <w:bottom w:val="none" w:sz="0" w:space="0" w:color="auto"/>
        <w:right w:val="none" w:sz="0" w:space="0" w:color="auto"/>
      </w:divBdr>
    </w:div>
    <w:div w:id="1374230297">
      <w:bodyDiv w:val="1"/>
      <w:marLeft w:val="0"/>
      <w:marRight w:val="0"/>
      <w:marTop w:val="0"/>
      <w:marBottom w:val="0"/>
      <w:divBdr>
        <w:top w:val="none" w:sz="0" w:space="0" w:color="auto"/>
        <w:left w:val="none" w:sz="0" w:space="0" w:color="auto"/>
        <w:bottom w:val="none" w:sz="0" w:space="0" w:color="auto"/>
        <w:right w:val="none" w:sz="0" w:space="0" w:color="auto"/>
      </w:divBdr>
    </w:div>
    <w:div w:id="1386181183">
      <w:bodyDiv w:val="1"/>
      <w:marLeft w:val="0"/>
      <w:marRight w:val="0"/>
      <w:marTop w:val="0"/>
      <w:marBottom w:val="0"/>
      <w:divBdr>
        <w:top w:val="none" w:sz="0" w:space="0" w:color="auto"/>
        <w:left w:val="none" w:sz="0" w:space="0" w:color="auto"/>
        <w:bottom w:val="none" w:sz="0" w:space="0" w:color="auto"/>
        <w:right w:val="none" w:sz="0" w:space="0" w:color="auto"/>
      </w:divBdr>
      <w:divsChild>
        <w:div w:id="621807143">
          <w:marLeft w:val="0"/>
          <w:marRight w:val="0"/>
          <w:marTop w:val="0"/>
          <w:marBottom w:val="0"/>
          <w:divBdr>
            <w:top w:val="none" w:sz="0" w:space="0" w:color="auto"/>
            <w:left w:val="none" w:sz="0" w:space="0" w:color="auto"/>
            <w:bottom w:val="none" w:sz="0" w:space="0" w:color="auto"/>
            <w:right w:val="none" w:sz="0" w:space="0" w:color="auto"/>
          </w:divBdr>
        </w:div>
      </w:divsChild>
    </w:div>
    <w:div w:id="1397778479">
      <w:bodyDiv w:val="1"/>
      <w:marLeft w:val="0"/>
      <w:marRight w:val="0"/>
      <w:marTop w:val="0"/>
      <w:marBottom w:val="0"/>
      <w:divBdr>
        <w:top w:val="none" w:sz="0" w:space="0" w:color="auto"/>
        <w:left w:val="none" w:sz="0" w:space="0" w:color="auto"/>
        <w:bottom w:val="none" w:sz="0" w:space="0" w:color="auto"/>
        <w:right w:val="none" w:sz="0" w:space="0" w:color="auto"/>
      </w:divBdr>
    </w:div>
    <w:div w:id="1407991929">
      <w:bodyDiv w:val="1"/>
      <w:marLeft w:val="0"/>
      <w:marRight w:val="0"/>
      <w:marTop w:val="0"/>
      <w:marBottom w:val="0"/>
      <w:divBdr>
        <w:top w:val="none" w:sz="0" w:space="0" w:color="auto"/>
        <w:left w:val="none" w:sz="0" w:space="0" w:color="auto"/>
        <w:bottom w:val="none" w:sz="0" w:space="0" w:color="auto"/>
        <w:right w:val="none" w:sz="0" w:space="0" w:color="auto"/>
      </w:divBdr>
    </w:div>
    <w:div w:id="1410349129">
      <w:bodyDiv w:val="1"/>
      <w:marLeft w:val="0"/>
      <w:marRight w:val="0"/>
      <w:marTop w:val="0"/>
      <w:marBottom w:val="0"/>
      <w:divBdr>
        <w:top w:val="none" w:sz="0" w:space="0" w:color="auto"/>
        <w:left w:val="none" w:sz="0" w:space="0" w:color="auto"/>
        <w:bottom w:val="none" w:sz="0" w:space="0" w:color="auto"/>
        <w:right w:val="none" w:sz="0" w:space="0" w:color="auto"/>
      </w:divBdr>
      <w:divsChild>
        <w:div w:id="1999726897">
          <w:marLeft w:val="0"/>
          <w:marRight w:val="0"/>
          <w:marTop w:val="0"/>
          <w:marBottom w:val="0"/>
          <w:divBdr>
            <w:top w:val="none" w:sz="0" w:space="0" w:color="auto"/>
            <w:left w:val="none" w:sz="0" w:space="0" w:color="auto"/>
            <w:bottom w:val="none" w:sz="0" w:space="0" w:color="auto"/>
            <w:right w:val="none" w:sz="0" w:space="0" w:color="auto"/>
          </w:divBdr>
        </w:div>
      </w:divsChild>
    </w:div>
    <w:div w:id="1421635356">
      <w:bodyDiv w:val="1"/>
      <w:marLeft w:val="0"/>
      <w:marRight w:val="0"/>
      <w:marTop w:val="0"/>
      <w:marBottom w:val="0"/>
      <w:divBdr>
        <w:top w:val="none" w:sz="0" w:space="0" w:color="auto"/>
        <w:left w:val="none" w:sz="0" w:space="0" w:color="auto"/>
        <w:bottom w:val="none" w:sz="0" w:space="0" w:color="auto"/>
        <w:right w:val="none" w:sz="0" w:space="0" w:color="auto"/>
      </w:divBdr>
      <w:divsChild>
        <w:div w:id="658702359">
          <w:marLeft w:val="0"/>
          <w:marRight w:val="0"/>
          <w:marTop w:val="0"/>
          <w:marBottom w:val="0"/>
          <w:divBdr>
            <w:top w:val="none" w:sz="0" w:space="0" w:color="auto"/>
            <w:left w:val="none" w:sz="0" w:space="0" w:color="auto"/>
            <w:bottom w:val="none" w:sz="0" w:space="0" w:color="auto"/>
            <w:right w:val="none" w:sz="0" w:space="0" w:color="auto"/>
          </w:divBdr>
          <w:divsChild>
            <w:div w:id="612597326">
              <w:marLeft w:val="-240"/>
              <w:marRight w:val="-120"/>
              <w:marTop w:val="0"/>
              <w:marBottom w:val="0"/>
              <w:divBdr>
                <w:top w:val="none" w:sz="0" w:space="0" w:color="auto"/>
                <w:left w:val="none" w:sz="0" w:space="0" w:color="auto"/>
                <w:bottom w:val="none" w:sz="0" w:space="0" w:color="auto"/>
                <w:right w:val="none" w:sz="0" w:space="0" w:color="auto"/>
              </w:divBdr>
              <w:divsChild>
                <w:div w:id="1217625848">
                  <w:marLeft w:val="0"/>
                  <w:marRight w:val="0"/>
                  <w:marTop w:val="0"/>
                  <w:marBottom w:val="60"/>
                  <w:divBdr>
                    <w:top w:val="none" w:sz="0" w:space="0" w:color="auto"/>
                    <w:left w:val="none" w:sz="0" w:space="0" w:color="auto"/>
                    <w:bottom w:val="none" w:sz="0" w:space="0" w:color="auto"/>
                    <w:right w:val="none" w:sz="0" w:space="0" w:color="auto"/>
                  </w:divBdr>
                  <w:divsChild>
                    <w:div w:id="1566720510">
                      <w:marLeft w:val="0"/>
                      <w:marRight w:val="0"/>
                      <w:marTop w:val="0"/>
                      <w:marBottom w:val="0"/>
                      <w:divBdr>
                        <w:top w:val="none" w:sz="0" w:space="0" w:color="auto"/>
                        <w:left w:val="none" w:sz="0" w:space="0" w:color="auto"/>
                        <w:bottom w:val="none" w:sz="0" w:space="0" w:color="auto"/>
                        <w:right w:val="none" w:sz="0" w:space="0" w:color="auto"/>
                      </w:divBdr>
                      <w:divsChild>
                        <w:div w:id="1346440459">
                          <w:marLeft w:val="0"/>
                          <w:marRight w:val="0"/>
                          <w:marTop w:val="0"/>
                          <w:marBottom w:val="0"/>
                          <w:divBdr>
                            <w:top w:val="none" w:sz="0" w:space="0" w:color="auto"/>
                            <w:left w:val="none" w:sz="0" w:space="0" w:color="auto"/>
                            <w:bottom w:val="none" w:sz="0" w:space="0" w:color="auto"/>
                            <w:right w:val="none" w:sz="0" w:space="0" w:color="auto"/>
                          </w:divBdr>
                          <w:divsChild>
                            <w:div w:id="1520969656">
                              <w:marLeft w:val="0"/>
                              <w:marRight w:val="0"/>
                              <w:marTop w:val="0"/>
                              <w:marBottom w:val="0"/>
                              <w:divBdr>
                                <w:top w:val="none" w:sz="0" w:space="0" w:color="auto"/>
                                <w:left w:val="none" w:sz="0" w:space="0" w:color="auto"/>
                                <w:bottom w:val="none" w:sz="0" w:space="0" w:color="auto"/>
                                <w:right w:val="none" w:sz="0" w:space="0" w:color="auto"/>
                              </w:divBdr>
                              <w:divsChild>
                                <w:div w:id="119931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2355477">
      <w:bodyDiv w:val="1"/>
      <w:marLeft w:val="0"/>
      <w:marRight w:val="0"/>
      <w:marTop w:val="0"/>
      <w:marBottom w:val="0"/>
      <w:divBdr>
        <w:top w:val="none" w:sz="0" w:space="0" w:color="auto"/>
        <w:left w:val="none" w:sz="0" w:space="0" w:color="auto"/>
        <w:bottom w:val="none" w:sz="0" w:space="0" w:color="auto"/>
        <w:right w:val="none" w:sz="0" w:space="0" w:color="auto"/>
      </w:divBdr>
    </w:div>
    <w:div w:id="1450783732">
      <w:bodyDiv w:val="1"/>
      <w:marLeft w:val="0"/>
      <w:marRight w:val="0"/>
      <w:marTop w:val="0"/>
      <w:marBottom w:val="0"/>
      <w:divBdr>
        <w:top w:val="none" w:sz="0" w:space="0" w:color="auto"/>
        <w:left w:val="none" w:sz="0" w:space="0" w:color="auto"/>
        <w:bottom w:val="none" w:sz="0" w:space="0" w:color="auto"/>
        <w:right w:val="none" w:sz="0" w:space="0" w:color="auto"/>
      </w:divBdr>
    </w:div>
    <w:div w:id="1458177756">
      <w:bodyDiv w:val="1"/>
      <w:marLeft w:val="0"/>
      <w:marRight w:val="0"/>
      <w:marTop w:val="0"/>
      <w:marBottom w:val="0"/>
      <w:divBdr>
        <w:top w:val="none" w:sz="0" w:space="0" w:color="auto"/>
        <w:left w:val="none" w:sz="0" w:space="0" w:color="auto"/>
        <w:bottom w:val="none" w:sz="0" w:space="0" w:color="auto"/>
        <w:right w:val="none" w:sz="0" w:space="0" w:color="auto"/>
      </w:divBdr>
      <w:divsChild>
        <w:div w:id="590088797">
          <w:marLeft w:val="0"/>
          <w:marRight w:val="0"/>
          <w:marTop w:val="0"/>
          <w:marBottom w:val="0"/>
          <w:divBdr>
            <w:top w:val="none" w:sz="0" w:space="0" w:color="auto"/>
            <w:left w:val="none" w:sz="0" w:space="0" w:color="auto"/>
            <w:bottom w:val="none" w:sz="0" w:space="0" w:color="auto"/>
            <w:right w:val="none" w:sz="0" w:space="0" w:color="auto"/>
          </w:divBdr>
          <w:divsChild>
            <w:div w:id="926307335">
              <w:marLeft w:val="-240"/>
              <w:marRight w:val="-120"/>
              <w:marTop w:val="0"/>
              <w:marBottom w:val="0"/>
              <w:divBdr>
                <w:top w:val="none" w:sz="0" w:space="0" w:color="auto"/>
                <w:left w:val="none" w:sz="0" w:space="0" w:color="auto"/>
                <w:bottom w:val="none" w:sz="0" w:space="0" w:color="auto"/>
                <w:right w:val="none" w:sz="0" w:space="0" w:color="auto"/>
              </w:divBdr>
              <w:divsChild>
                <w:div w:id="230970122">
                  <w:marLeft w:val="0"/>
                  <w:marRight w:val="0"/>
                  <w:marTop w:val="0"/>
                  <w:marBottom w:val="60"/>
                  <w:divBdr>
                    <w:top w:val="none" w:sz="0" w:space="0" w:color="auto"/>
                    <w:left w:val="none" w:sz="0" w:space="0" w:color="auto"/>
                    <w:bottom w:val="none" w:sz="0" w:space="0" w:color="auto"/>
                    <w:right w:val="none" w:sz="0" w:space="0" w:color="auto"/>
                  </w:divBdr>
                  <w:divsChild>
                    <w:div w:id="1760756193">
                      <w:marLeft w:val="0"/>
                      <w:marRight w:val="0"/>
                      <w:marTop w:val="0"/>
                      <w:marBottom w:val="0"/>
                      <w:divBdr>
                        <w:top w:val="none" w:sz="0" w:space="0" w:color="auto"/>
                        <w:left w:val="none" w:sz="0" w:space="0" w:color="auto"/>
                        <w:bottom w:val="none" w:sz="0" w:space="0" w:color="auto"/>
                        <w:right w:val="none" w:sz="0" w:space="0" w:color="auto"/>
                      </w:divBdr>
                      <w:divsChild>
                        <w:div w:id="932398348">
                          <w:marLeft w:val="0"/>
                          <w:marRight w:val="0"/>
                          <w:marTop w:val="0"/>
                          <w:marBottom w:val="0"/>
                          <w:divBdr>
                            <w:top w:val="none" w:sz="0" w:space="0" w:color="auto"/>
                            <w:left w:val="none" w:sz="0" w:space="0" w:color="auto"/>
                            <w:bottom w:val="none" w:sz="0" w:space="0" w:color="auto"/>
                            <w:right w:val="none" w:sz="0" w:space="0" w:color="auto"/>
                          </w:divBdr>
                          <w:divsChild>
                            <w:div w:id="1056972937">
                              <w:marLeft w:val="0"/>
                              <w:marRight w:val="0"/>
                              <w:marTop w:val="0"/>
                              <w:marBottom w:val="0"/>
                              <w:divBdr>
                                <w:top w:val="none" w:sz="0" w:space="0" w:color="auto"/>
                                <w:left w:val="none" w:sz="0" w:space="0" w:color="auto"/>
                                <w:bottom w:val="none" w:sz="0" w:space="0" w:color="auto"/>
                                <w:right w:val="none" w:sz="0" w:space="0" w:color="auto"/>
                              </w:divBdr>
                              <w:divsChild>
                                <w:div w:id="155334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3134067">
      <w:bodyDiv w:val="1"/>
      <w:marLeft w:val="0"/>
      <w:marRight w:val="0"/>
      <w:marTop w:val="0"/>
      <w:marBottom w:val="0"/>
      <w:divBdr>
        <w:top w:val="none" w:sz="0" w:space="0" w:color="auto"/>
        <w:left w:val="none" w:sz="0" w:space="0" w:color="auto"/>
        <w:bottom w:val="none" w:sz="0" w:space="0" w:color="auto"/>
        <w:right w:val="none" w:sz="0" w:space="0" w:color="auto"/>
      </w:divBdr>
    </w:div>
    <w:div w:id="1491874026">
      <w:bodyDiv w:val="1"/>
      <w:marLeft w:val="0"/>
      <w:marRight w:val="0"/>
      <w:marTop w:val="0"/>
      <w:marBottom w:val="0"/>
      <w:divBdr>
        <w:top w:val="none" w:sz="0" w:space="0" w:color="auto"/>
        <w:left w:val="none" w:sz="0" w:space="0" w:color="auto"/>
        <w:bottom w:val="none" w:sz="0" w:space="0" w:color="auto"/>
        <w:right w:val="none" w:sz="0" w:space="0" w:color="auto"/>
      </w:divBdr>
      <w:divsChild>
        <w:div w:id="458227938">
          <w:marLeft w:val="0"/>
          <w:marRight w:val="0"/>
          <w:marTop w:val="0"/>
          <w:marBottom w:val="0"/>
          <w:divBdr>
            <w:top w:val="none" w:sz="0" w:space="0" w:color="auto"/>
            <w:left w:val="none" w:sz="0" w:space="0" w:color="auto"/>
            <w:bottom w:val="none" w:sz="0" w:space="0" w:color="auto"/>
            <w:right w:val="none" w:sz="0" w:space="0" w:color="auto"/>
          </w:divBdr>
          <w:divsChild>
            <w:div w:id="129985951">
              <w:marLeft w:val="0"/>
              <w:marRight w:val="0"/>
              <w:marTop w:val="0"/>
              <w:marBottom w:val="0"/>
              <w:divBdr>
                <w:top w:val="none" w:sz="0" w:space="0" w:color="auto"/>
                <w:left w:val="none" w:sz="0" w:space="0" w:color="auto"/>
                <w:bottom w:val="none" w:sz="0" w:space="0" w:color="auto"/>
                <w:right w:val="none" w:sz="0" w:space="0" w:color="auto"/>
              </w:divBdr>
              <w:divsChild>
                <w:div w:id="105508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95579">
      <w:bodyDiv w:val="1"/>
      <w:marLeft w:val="0"/>
      <w:marRight w:val="0"/>
      <w:marTop w:val="0"/>
      <w:marBottom w:val="0"/>
      <w:divBdr>
        <w:top w:val="none" w:sz="0" w:space="0" w:color="auto"/>
        <w:left w:val="none" w:sz="0" w:space="0" w:color="auto"/>
        <w:bottom w:val="none" w:sz="0" w:space="0" w:color="auto"/>
        <w:right w:val="none" w:sz="0" w:space="0" w:color="auto"/>
      </w:divBdr>
    </w:div>
    <w:div w:id="1537354999">
      <w:bodyDiv w:val="1"/>
      <w:marLeft w:val="0"/>
      <w:marRight w:val="0"/>
      <w:marTop w:val="0"/>
      <w:marBottom w:val="0"/>
      <w:divBdr>
        <w:top w:val="none" w:sz="0" w:space="0" w:color="auto"/>
        <w:left w:val="none" w:sz="0" w:space="0" w:color="auto"/>
        <w:bottom w:val="none" w:sz="0" w:space="0" w:color="auto"/>
        <w:right w:val="none" w:sz="0" w:space="0" w:color="auto"/>
      </w:divBdr>
    </w:div>
    <w:div w:id="1549806412">
      <w:bodyDiv w:val="1"/>
      <w:marLeft w:val="0"/>
      <w:marRight w:val="0"/>
      <w:marTop w:val="0"/>
      <w:marBottom w:val="0"/>
      <w:divBdr>
        <w:top w:val="none" w:sz="0" w:space="0" w:color="auto"/>
        <w:left w:val="none" w:sz="0" w:space="0" w:color="auto"/>
        <w:bottom w:val="none" w:sz="0" w:space="0" w:color="auto"/>
        <w:right w:val="none" w:sz="0" w:space="0" w:color="auto"/>
      </w:divBdr>
    </w:div>
    <w:div w:id="1555001316">
      <w:bodyDiv w:val="1"/>
      <w:marLeft w:val="0"/>
      <w:marRight w:val="0"/>
      <w:marTop w:val="0"/>
      <w:marBottom w:val="0"/>
      <w:divBdr>
        <w:top w:val="none" w:sz="0" w:space="0" w:color="auto"/>
        <w:left w:val="none" w:sz="0" w:space="0" w:color="auto"/>
        <w:bottom w:val="none" w:sz="0" w:space="0" w:color="auto"/>
        <w:right w:val="none" w:sz="0" w:space="0" w:color="auto"/>
      </w:divBdr>
    </w:div>
    <w:div w:id="1555848314">
      <w:bodyDiv w:val="1"/>
      <w:marLeft w:val="0"/>
      <w:marRight w:val="0"/>
      <w:marTop w:val="0"/>
      <w:marBottom w:val="0"/>
      <w:divBdr>
        <w:top w:val="none" w:sz="0" w:space="0" w:color="auto"/>
        <w:left w:val="none" w:sz="0" w:space="0" w:color="auto"/>
        <w:bottom w:val="none" w:sz="0" w:space="0" w:color="auto"/>
        <w:right w:val="none" w:sz="0" w:space="0" w:color="auto"/>
      </w:divBdr>
    </w:div>
    <w:div w:id="1566526803">
      <w:bodyDiv w:val="1"/>
      <w:marLeft w:val="0"/>
      <w:marRight w:val="0"/>
      <w:marTop w:val="0"/>
      <w:marBottom w:val="0"/>
      <w:divBdr>
        <w:top w:val="none" w:sz="0" w:space="0" w:color="auto"/>
        <w:left w:val="none" w:sz="0" w:space="0" w:color="auto"/>
        <w:bottom w:val="none" w:sz="0" w:space="0" w:color="auto"/>
        <w:right w:val="none" w:sz="0" w:space="0" w:color="auto"/>
      </w:divBdr>
    </w:div>
    <w:div w:id="1574436926">
      <w:bodyDiv w:val="1"/>
      <w:marLeft w:val="0"/>
      <w:marRight w:val="0"/>
      <w:marTop w:val="0"/>
      <w:marBottom w:val="0"/>
      <w:divBdr>
        <w:top w:val="none" w:sz="0" w:space="0" w:color="auto"/>
        <w:left w:val="none" w:sz="0" w:space="0" w:color="auto"/>
        <w:bottom w:val="none" w:sz="0" w:space="0" w:color="auto"/>
        <w:right w:val="none" w:sz="0" w:space="0" w:color="auto"/>
      </w:divBdr>
    </w:div>
    <w:div w:id="1576281774">
      <w:bodyDiv w:val="1"/>
      <w:marLeft w:val="0"/>
      <w:marRight w:val="0"/>
      <w:marTop w:val="0"/>
      <w:marBottom w:val="0"/>
      <w:divBdr>
        <w:top w:val="none" w:sz="0" w:space="0" w:color="auto"/>
        <w:left w:val="none" w:sz="0" w:space="0" w:color="auto"/>
        <w:bottom w:val="none" w:sz="0" w:space="0" w:color="auto"/>
        <w:right w:val="none" w:sz="0" w:space="0" w:color="auto"/>
      </w:divBdr>
    </w:div>
    <w:div w:id="1586957730">
      <w:bodyDiv w:val="1"/>
      <w:marLeft w:val="0"/>
      <w:marRight w:val="0"/>
      <w:marTop w:val="0"/>
      <w:marBottom w:val="0"/>
      <w:divBdr>
        <w:top w:val="none" w:sz="0" w:space="0" w:color="auto"/>
        <w:left w:val="none" w:sz="0" w:space="0" w:color="auto"/>
        <w:bottom w:val="none" w:sz="0" w:space="0" w:color="auto"/>
        <w:right w:val="none" w:sz="0" w:space="0" w:color="auto"/>
      </w:divBdr>
    </w:div>
    <w:div w:id="1599101086">
      <w:bodyDiv w:val="1"/>
      <w:marLeft w:val="0"/>
      <w:marRight w:val="0"/>
      <w:marTop w:val="0"/>
      <w:marBottom w:val="0"/>
      <w:divBdr>
        <w:top w:val="none" w:sz="0" w:space="0" w:color="auto"/>
        <w:left w:val="none" w:sz="0" w:space="0" w:color="auto"/>
        <w:bottom w:val="none" w:sz="0" w:space="0" w:color="auto"/>
        <w:right w:val="none" w:sz="0" w:space="0" w:color="auto"/>
      </w:divBdr>
      <w:divsChild>
        <w:div w:id="577060187">
          <w:marLeft w:val="0"/>
          <w:marRight w:val="0"/>
          <w:marTop w:val="0"/>
          <w:marBottom w:val="0"/>
          <w:divBdr>
            <w:top w:val="none" w:sz="0" w:space="0" w:color="auto"/>
            <w:left w:val="none" w:sz="0" w:space="0" w:color="auto"/>
            <w:bottom w:val="none" w:sz="0" w:space="0" w:color="auto"/>
            <w:right w:val="none" w:sz="0" w:space="0" w:color="auto"/>
          </w:divBdr>
          <w:divsChild>
            <w:div w:id="180779831">
              <w:marLeft w:val="-240"/>
              <w:marRight w:val="-120"/>
              <w:marTop w:val="0"/>
              <w:marBottom w:val="0"/>
              <w:divBdr>
                <w:top w:val="none" w:sz="0" w:space="0" w:color="auto"/>
                <w:left w:val="none" w:sz="0" w:space="0" w:color="auto"/>
                <w:bottom w:val="none" w:sz="0" w:space="0" w:color="auto"/>
                <w:right w:val="none" w:sz="0" w:space="0" w:color="auto"/>
              </w:divBdr>
              <w:divsChild>
                <w:div w:id="1283148715">
                  <w:marLeft w:val="0"/>
                  <w:marRight w:val="0"/>
                  <w:marTop w:val="0"/>
                  <w:marBottom w:val="60"/>
                  <w:divBdr>
                    <w:top w:val="none" w:sz="0" w:space="0" w:color="auto"/>
                    <w:left w:val="none" w:sz="0" w:space="0" w:color="auto"/>
                    <w:bottom w:val="none" w:sz="0" w:space="0" w:color="auto"/>
                    <w:right w:val="none" w:sz="0" w:space="0" w:color="auto"/>
                  </w:divBdr>
                  <w:divsChild>
                    <w:div w:id="397486171">
                      <w:marLeft w:val="0"/>
                      <w:marRight w:val="0"/>
                      <w:marTop w:val="0"/>
                      <w:marBottom w:val="0"/>
                      <w:divBdr>
                        <w:top w:val="none" w:sz="0" w:space="0" w:color="auto"/>
                        <w:left w:val="none" w:sz="0" w:space="0" w:color="auto"/>
                        <w:bottom w:val="none" w:sz="0" w:space="0" w:color="auto"/>
                        <w:right w:val="none" w:sz="0" w:space="0" w:color="auto"/>
                      </w:divBdr>
                      <w:divsChild>
                        <w:div w:id="1098217204">
                          <w:marLeft w:val="0"/>
                          <w:marRight w:val="0"/>
                          <w:marTop w:val="0"/>
                          <w:marBottom w:val="0"/>
                          <w:divBdr>
                            <w:top w:val="none" w:sz="0" w:space="0" w:color="auto"/>
                            <w:left w:val="none" w:sz="0" w:space="0" w:color="auto"/>
                            <w:bottom w:val="none" w:sz="0" w:space="0" w:color="auto"/>
                            <w:right w:val="none" w:sz="0" w:space="0" w:color="auto"/>
                          </w:divBdr>
                          <w:divsChild>
                            <w:div w:id="1996490030">
                              <w:marLeft w:val="0"/>
                              <w:marRight w:val="0"/>
                              <w:marTop w:val="0"/>
                              <w:marBottom w:val="0"/>
                              <w:divBdr>
                                <w:top w:val="none" w:sz="0" w:space="0" w:color="auto"/>
                                <w:left w:val="none" w:sz="0" w:space="0" w:color="auto"/>
                                <w:bottom w:val="none" w:sz="0" w:space="0" w:color="auto"/>
                                <w:right w:val="none" w:sz="0" w:space="0" w:color="auto"/>
                              </w:divBdr>
                              <w:divsChild>
                                <w:div w:id="4013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2490359">
      <w:bodyDiv w:val="1"/>
      <w:marLeft w:val="0"/>
      <w:marRight w:val="0"/>
      <w:marTop w:val="0"/>
      <w:marBottom w:val="0"/>
      <w:divBdr>
        <w:top w:val="none" w:sz="0" w:space="0" w:color="auto"/>
        <w:left w:val="none" w:sz="0" w:space="0" w:color="auto"/>
        <w:bottom w:val="none" w:sz="0" w:space="0" w:color="auto"/>
        <w:right w:val="none" w:sz="0" w:space="0" w:color="auto"/>
      </w:divBdr>
    </w:div>
    <w:div w:id="1623031236">
      <w:bodyDiv w:val="1"/>
      <w:marLeft w:val="0"/>
      <w:marRight w:val="0"/>
      <w:marTop w:val="0"/>
      <w:marBottom w:val="0"/>
      <w:divBdr>
        <w:top w:val="none" w:sz="0" w:space="0" w:color="auto"/>
        <w:left w:val="none" w:sz="0" w:space="0" w:color="auto"/>
        <w:bottom w:val="none" w:sz="0" w:space="0" w:color="auto"/>
        <w:right w:val="none" w:sz="0" w:space="0" w:color="auto"/>
      </w:divBdr>
      <w:divsChild>
        <w:div w:id="73204472">
          <w:marLeft w:val="0"/>
          <w:marRight w:val="0"/>
          <w:marTop w:val="0"/>
          <w:marBottom w:val="0"/>
          <w:divBdr>
            <w:top w:val="none" w:sz="0" w:space="0" w:color="auto"/>
            <w:left w:val="none" w:sz="0" w:space="0" w:color="auto"/>
            <w:bottom w:val="none" w:sz="0" w:space="0" w:color="auto"/>
            <w:right w:val="none" w:sz="0" w:space="0" w:color="auto"/>
          </w:divBdr>
          <w:divsChild>
            <w:div w:id="1117722489">
              <w:marLeft w:val="0"/>
              <w:marRight w:val="0"/>
              <w:marTop w:val="0"/>
              <w:marBottom w:val="0"/>
              <w:divBdr>
                <w:top w:val="none" w:sz="0" w:space="0" w:color="auto"/>
                <w:left w:val="none" w:sz="0" w:space="0" w:color="auto"/>
                <w:bottom w:val="none" w:sz="0" w:space="0" w:color="auto"/>
                <w:right w:val="none" w:sz="0" w:space="0" w:color="auto"/>
              </w:divBdr>
              <w:divsChild>
                <w:div w:id="3120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557433">
      <w:bodyDiv w:val="1"/>
      <w:marLeft w:val="0"/>
      <w:marRight w:val="0"/>
      <w:marTop w:val="0"/>
      <w:marBottom w:val="0"/>
      <w:divBdr>
        <w:top w:val="none" w:sz="0" w:space="0" w:color="auto"/>
        <w:left w:val="none" w:sz="0" w:space="0" w:color="auto"/>
        <w:bottom w:val="none" w:sz="0" w:space="0" w:color="auto"/>
        <w:right w:val="none" w:sz="0" w:space="0" w:color="auto"/>
      </w:divBdr>
    </w:div>
    <w:div w:id="1637025538">
      <w:bodyDiv w:val="1"/>
      <w:marLeft w:val="0"/>
      <w:marRight w:val="0"/>
      <w:marTop w:val="0"/>
      <w:marBottom w:val="0"/>
      <w:divBdr>
        <w:top w:val="none" w:sz="0" w:space="0" w:color="auto"/>
        <w:left w:val="none" w:sz="0" w:space="0" w:color="auto"/>
        <w:bottom w:val="none" w:sz="0" w:space="0" w:color="auto"/>
        <w:right w:val="none" w:sz="0" w:space="0" w:color="auto"/>
      </w:divBdr>
      <w:divsChild>
        <w:div w:id="1741172156">
          <w:marLeft w:val="0"/>
          <w:marRight w:val="0"/>
          <w:marTop w:val="0"/>
          <w:marBottom w:val="0"/>
          <w:divBdr>
            <w:top w:val="none" w:sz="0" w:space="0" w:color="auto"/>
            <w:left w:val="none" w:sz="0" w:space="0" w:color="auto"/>
            <w:bottom w:val="none" w:sz="0" w:space="0" w:color="auto"/>
            <w:right w:val="none" w:sz="0" w:space="0" w:color="auto"/>
          </w:divBdr>
        </w:div>
      </w:divsChild>
    </w:div>
    <w:div w:id="1655987405">
      <w:bodyDiv w:val="1"/>
      <w:marLeft w:val="0"/>
      <w:marRight w:val="0"/>
      <w:marTop w:val="0"/>
      <w:marBottom w:val="0"/>
      <w:divBdr>
        <w:top w:val="none" w:sz="0" w:space="0" w:color="auto"/>
        <w:left w:val="none" w:sz="0" w:space="0" w:color="auto"/>
        <w:bottom w:val="none" w:sz="0" w:space="0" w:color="auto"/>
        <w:right w:val="none" w:sz="0" w:space="0" w:color="auto"/>
      </w:divBdr>
    </w:div>
    <w:div w:id="1674797741">
      <w:bodyDiv w:val="1"/>
      <w:marLeft w:val="0"/>
      <w:marRight w:val="0"/>
      <w:marTop w:val="0"/>
      <w:marBottom w:val="0"/>
      <w:divBdr>
        <w:top w:val="none" w:sz="0" w:space="0" w:color="auto"/>
        <w:left w:val="none" w:sz="0" w:space="0" w:color="auto"/>
        <w:bottom w:val="none" w:sz="0" w:space="0" w:color="auto"/>
        <w:right w:val="none" w:sz="0" w:space="0" w:color="auto"/>
      </w:divBdr>
    </w:div>
    <w:div w:id="1698043642">
      <w:bodyDiv w:val="1"/>
      <w:marLeft w:val="0"/>
      <w:marRight w:val="0"/>
      <w:marTop w:val="0"/>
      <w:marBottom w:val="0"/>
      <w:divBdr>
        <w:top w:val="none" w:sz="0" w:space="0" w:color="auto"/>
        <w:left w:val="none" w:sz="0" w:space="0" w:color="auto"/>
        <w:bottom w:val="none" w:sz="0" w:space="0" w:color="auto"/>
        <w:right w:val="none" w:sz="0" w:space="0" w:color="auto"/>
      </w:divBdr>
    </w:div>
    <w:div w:id="1702707187">
      <w:bodyDiv w:val="1"/>
      <w:marLeft w:val="0"/>
      <w:marRight w:val="0"/>
      <w:marTop w:val="0"/>
      <w:marBottom w:val="0"/>
      <w:divBdr>
        <w:top w:val="none" w:sz="0" w:space="0" w:color="auto"/>
        <w:left w:val="none" w:sz="0" w:space="0" w:color="auto"/>
        <w:bottom w:val="none" w:sz="0" w:space="0" w:color="auto"/>
        <w:right w:val="none" w:sz="0" w:space="0" w:color="auto"/>
      </w:divBdr>
    </w:div>
    <w:div w:id="1706443805">
      <w:bodyDiv w:val="1"/>
      <w:marLeft w:val="0"/>
      <w:marRight w:val="0"/>
      <w:marTop w:val="0"/>
      <w:marBottom w:val="0"/>
      <w:divBdr>
        <w:top w:val="none" w:sz="0" w:space="0" w:color="auto"/>
        <w:left w:val="none" w:sz="0" w:space="0" w:color="auto"/>
        <w:bottom w:val="none" w:sz="0" w:space="0" w:color="auto"/>
        <w:right w:val="none" w:sz="0" w:space="0" w:color="auto"/>
      </w:divBdr>
    </w:div>
    <w:div w:id="1720132421">
      <w:bodyDiv w:val="1"/>
      <w:marLeft w:val="0"/>
      <w:marRight w:val="0"/>
      <w:marTop w:val="0"/>
      <w:marBottom w:val="0"/>
      <w:divBdr>
        <w:top w:val="none" w:sz="0" w:space="0" w:color="auto"/>
        <w:left w:val="none" w:sz="0" w:space="0" w:color="auto"/>
        <w:bottom w:val="none" w:sz="0" w:space="0" w:color="auto"/>
        <w:right w:val="none" w:sz="0" w:space="0" w:color="auto"/>
      </w:divBdr>
      <w:divsChild>
        <w:div w:id="1592617828">
          <w:marLeft w:val="0"/>
          <w:marRight w:val="0"/>
          <w:marTop w:val="0"/>
          <w:marBottom w:val="0"/>
          <w:divBdr>
            <w:top w:val="none" w:sz="0" w:space="0" w:color="auto"/>
            <w:left w:val="none" w:sz="0" w:space="0" w:color="auto"/>
            <w:bottom w:val="none" w:sz="0" w:space="0" w:color="auto"/>
            <w:right w:val="none" w:sz="0" w:space="0" w:color="auto"/>
          </w:divBdr>
        </w:div>
      </w:divsChild>
    </w:div>
    <w:div w:id="1733625199">
      <w:bodyDiv w:val="1"/>
      <w:marLeft w:val="0"/>
      <w:marRight w:val="0"/>
      <w:marTop w:val="0"/>
      <w:marBottom w:val="0"/>
      <w:divBdr>
        <w:top w:val="none" w:sz="0" w:space="0" w:color="auto"/>
        <w:left w:val="none" w:sz="0" w:space="0" w:color="auto"/>
        <w:bottom w:val="none" w:sz="0" w:space="0" w:color="auto"/>
        <w:right w:val="none" w:sz="0" w:space="0" w:color="auto"/>
      </w:divBdr>
    </w:div>
    <w:div w:id="1743067231">
      <w:bodyDiv w:val="1"/>
      <w:marLeft w:val="0"/>
      <w:marRight w:val="0"/>
      <w:marTop w:val="0"/>
      <w:marBottom w:val="0"/>
      <w:divBdr>
        <w:top w:val="none" w:sz="0" w:space="0" w:color="auto"/>
        <w:left w:val="none" w:sz="0" w:space="0" w:color="auto"/>
        <w:bottom w:val="none" w:sz="0" w:space="0" w:color="auto"/>
        <w:right w:val="none" w:sz="0" w:space="0" w:color="auto"/>
      </w:divBdr>
    </w:div>
    <w:div w:id="1754619676">
      <w:bodyDiv w:val="1"/>
      <w:marLeft w:val="0"/>
      <w:marRight w:val="0"/>
      <w:marTop w:val="0"/>
      <w:marBottom w:val="0"/>
      <w:divBdr>
        <w:top w:val="none" w:sz="0" w:space="0" w:color="auto"/>
        <w:left w:val="none" w:sz="0" w:space="0" w:color="auto"/>
        <w:bottom w:val="none" w:sz="0" w:space="0" w:color="auto"/>
        <w:right w:val="none" w:sz="0" w:space="0" w:color="auto"/>
      </w:divBdr>
    </w:div>
    <w:div w:id="1766880717">
      <w:bodyDiv w:val="1"/>
      <w:marLeft w:val="0"/>
      <w:marRight w:val="0"/>
      <w:marTop w:val="0"/>
      <w:marBottom w:val="0"/>
      <w:divBdr>
        <w:top w:val="none" w:sz="0" w:space="0" w:color="auto"/>
        <w:left w:val="none" w:sz="0" w:space="0" w:color="auto"/>
        <w:bottom w:val="none" w:sz="0" w:space="0" w:color="auto"/>
        <w:right w:val="none" w:sz="0" w:space="0" w:color="auto"/>
      </w:divBdr>
    </w:div>
    <w:div w:id="1768767879">
      <w:bodyDiv w:val="1"/>
      <w:marLeft w:val="0"/>
      <w:marRight w:val="0"/>
      <w:marTop w:val="0"/>
      <w:marBottom w:val="0"/>
      <w:divBdr>
        <w:top w:val="none" w:sz="0" w:space="0" w:color="auto"/>
        <w:left w:val="none" w:sz="0" w:space="0" w:color="auto"/>
        <w:bottom w:val="none" w:sz="0" w:space="0" w:color="auto"/>
        <w:right w:val="none" w:sz="0" w:space="0" w:color="auto"/>
      </w:divBdr>
    </w:div>
    <w:div w:id="1789811949">
      <w:bodyDiv w:val="1"/>
      <w:marLeft w:val="0"/>
      <w:marRight w:val="0"/>
      <w:marTop w:val="0"/>
      <w:marBottom w:val="0"/>
      <w:divBdr>
        <w:top w:val="none" w:sz="0" w:space="0" w:color="auto"/>
        <w:left w:val="none" w:sz="0" w:space="0" w:color="auto"/>
        <w:bottom w:val="none" w:sz="0" w:space="0" w:color="auto"/>
        <w:right w:val="none" w:sz="0" w:space="0" w:color="auto"/>
      </w:divBdr>
    </w:div>
    <w:div w:id="1795250920">
      <w:bodyDiv w:val="1"/>
      <w:marLeft w:val="0"/>
      <w:marRight w:val="0"/>
      <w:marTop w:val="0"/>
      <w:marBottom w:val="0"/>
      <w:divBdr>
        <w:top w:val="none" w:sz="0" w:space="0" w:color="auto"/>
        <w:left w:val="none" w:sz="0" w:space="0" w:color="auto"/>
        <w:bottom w:val="none" w:sz="0" w:space="0" w:color="auto"/>
        <w:right w:val="none" w:sz="0" w:space="0" w:color="auto"/>
      </w:divBdr>
      <w:divsChild>
        <w:div w:id="978417552">
          <w:marLeft w:val="0"/>
          <w:marRight w:val="0"/>
          <w:marTop w:val="0"/>
          <w:marBottom w:val="0"/>
          <w:divBdr>
            <w:top w:val="none" w:sz="0" w:space="0" w:color="auto"/>
            <w:left w:val="none" w:sz="0" w:space="0" w:color="auto"/>
            <w:bottom w:val="none" w:sz="0" w:space="0" w:color="auto"/>
            <w:right w:val="none" w:sz="0" w:space="0" w:color="auto"/>
          </w:divBdr>
          <w:divsChild>
            <w:div w:id="1300186559">
              <w:marLeft w:val="0"/>
              <w:marRight w:val="0"/>
              <w:marTop w:val="0"/>
              <w:marBottom w:val="0"/>
              <w:divBdr>
                <w:top w:val="none" w:sz="0" w:space="0" w:color="auto"/>
                <w:left w:val="none" w:sz="0" w:space="0" w:color="auto"/>
                <w:bottom w:val="none" w:sz="0" w:space="0" w:color="auto"/>
                <w:right w:val="none" w:sz="0" w:space="0" w:color="auto"/>
              </w:divBdr>
              <w:divsChild>
                <w:div w:id="85657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259474">
      <w:bodyDiv w:val="1"/>
      <w:marLeft w:val="0"/>
      <w:marRight w:val="0"/>
      <w:marTop w:val="0"/>
      <w:marBottom w:val="0"/>
      <w:divBdr>
        <w:top w:val="none" w:sz="0" w:space="0" w:color="auto"/>
        <w:left w:val="none" w:sz="0" w:space="0" w:color="auto"/>
        <w:bottom w:val="none" w:sz="0" w:space="0" w:color="auto"/>
        <w:right w:val="none" w:sz="0" w:space="0" w:color="auto"/>
      </w:divBdr>
    </w:div>
    <w:div w:id="1805653735">
      <w:bodyDiv w:val="1"/>
      <w:marLeft w:val="0"/>
      <w:marRight w:val="0"/>
      <w:marTop w:val="0"/>
      <w:marBottom w:val="0"/>
      <w:divBdr>
        <w:top w:val="none" w:sz="0" w:space="0" w:color="auto"/>
        <w:left w:val="none" w:sz="0" w:space="0" w:color="auto"/>
        <w:bottom w:val="none" w:sz="0" w:space="0" w:color="auto"/>
        <w:right w:val="none" w:sz="0" w:space="0" w:color="auto"/>
      </w:divBdr>
    </w:div>
    <w:div w:id="1807311686">
      <w:bodyDiv w:val="1"/>
      <w:marLeft w:val="0"/>
      <w:marRight w:val="0"/>
      <w:marTop w:val="0"/>
      <w:marBottom w:val="0"/>
      <w:divBdr>
        <w:top w:val="none" w:sz="0" w:space="0" w:color="auto"/>
        <w:left w:val="none" w:sz="0" w:space="0" w:color="auto"/>
        <w:bottom w:val="none" w:sz="0" w:space="0" w:color="auto"/>
        <w:right w:val="none" w:sz="0" w:space="0" w:color="auto"/>
      </w:divBdr>
    </w:div>
    <w:div w:id="1810249129">
      <w:bodyDiv w:val="1"/>
      <w:marLeft w:val="0"/>
      <w:marRight w:val="0"/>
      <w:marTop w:val="0"/>
      <w:marBottom w:val="0"/>
      <w:divBdr>
        <w:top w:val="none" w:sz="0" w:space="0" w:color="auto"/>
        <w:left w:val="none" w:sz="0" w:space="0" w:color="auto"/>
        <w:bottom w:val="none" w:sz="0" w:space="0" w:color="auto"/>
        <w:right w:val="none" w:sz="0" w:space="0" w:color="auto"/>
      </w:divBdr>
      <w:divsChild>
        <w:div w:id="1257637034">
          <w:marLeft w:val="0"/>
          <w:marRight w:val="0"/>
          <w:marTop w:val="0"/>
          <w:marBottom w:val="0"/>
          <w:divBdr>
            <w:top w:val="none" w:sz="0" w:space="0" w:color="auto"/>
            <w:left w:val="none" w:sz="0" w:space="0" w:color="auto"/>
            <w:bottom w:val="none" w:sz="0" w:space="0" w:color="auto"/>
            <w:right w:val="none" w:sz="0" w:space="0" w:color="auto"/>
          </w:divBdr>
          <w:divsChild>
            <w:div w:id="1537963865">
              <w:marLeft w:val="0"/>
              <w:marRight w:val="0"/>
              <w:marTop w:val="0"/>
              <w:marBottom w:val="0"/>
              <w:divBdr>
                <w:top w:val="none" w:sz="0" w:space="0" w:color="auto"/>
                <w:left w:val="none" w:sz="0" w:space="0" w:color="auto"/>
                <w:bottom w:val="none" w:sz="0" w:space="0" w:color="auto"/>
                <w:right w:val="none" w:sz="0" w:space="0" w:color="auto"/>
              </w:divBdr>
              <w:divsChild>
                <w:div w:id="22780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303049">
      <w:bodyDiv w:val="1"/>
      <w:marLeft w:val="0"/>
      <w:marRight w:val="0"/>
      <w:marTop w:val="0"/>
      <w:marBottom w:val="0"/>
      <w:divBdr>
        <w:top w:val="none" w:sz="0" w:space="0" w:color="auto"/>
        <w:left w:val="none" w:sz="0" w:space="0" w:color="auto"/>
        <w:bottom w:val="none" w:sz="0" w:space="0" w:color="auto"/>
        <w:right w:val="none" w:sz="0" w:space="0" w:color="auto"/>
      </w:divBdr>
    </w:div>
    <w:div w:id="1826626170">
      <w:bodyDiv w:val="1"/>
      <w:marLeft w:val="0"/>
      <w:marRight w:val="0"/>
      <w:marTop w:val="0"/>
      <w:marBottom w:val="0"/>
      <w:divBdr>
        <w:top w:val="none" w:sz="0" w:space="0" w:color="auto"/>
        <w:left w:val="none" w:sz="0" w:space="0" w:color="auto"/>
        <w:bottom w:val="none" w:sz="0" w:space="0" w:color="auto"/>
        <w:right w:val="none" w:sz="0" w:space="0" w:color="auto"/>
      </w:divBdr>
    </w:div>
    <w:div w:id="1827090227">
      <w:bodyDiv w:val="1"/>
      <w:marLeft w:val="0"/>
      <w:marRight w:val="0"/>
      <w:marTop w:val="0"/>
      <w:marBottom w:val="0"/>
      <w:divBdr>
        <w:top w:val="none" w:sz="0" w:space="0" w:color="auto"/>
        <w:left w:val="none" w:sz="0" w:space="0" w:color="auto"/>
        <w:bottom w:val="none" w:sz="0" w:space="0" w:color="auto"/>
        <w:right w:val="none" w:sz="0" w:space="0" w:color="auto"/>
      </w:divBdr>
    </w:div>
    <w:div w:id="1830902465">
      <w:bodyDiv w:val="1"/>
      <w:marLeft w:val="0"/>
      <w:marRight w:val="0"/>
      <w:marTop w:val="0"/>
      <w:marBottom w:val="0"/>
      <w:divBdr>
        <w:top w:val="none" w:sz="0" w:space="0" w:color="auto"/>
        <w:left w:val="none" w:sz="0" w:space="0" w:color="auto"/>
        <w:bottom w:val="none" w:sz="0" w:space="0" w:color="auto"/>
        <w:right w:val="none" w:sz="0" w:space="0" w:color="auto"/>
      </w:divBdr>
    </w:div>
    <w:div w:id="1835484704">
      <w:bodyDiv w:val="1"/>
      <w:marLeft w:val="0"/>
      <w:marRight w:val="0"/>
      <w:marTop w:val="0"/>
      <w:marBottom w:val="0"/>
      <w:divBdr>
        <w:top w:val="none" w:sz="0" w:space="0" w:color="auto"/>
        <w:left w:val="none" w:sz="0" w:space="0" w:color="auto"/>
        <w:bottom w:val="none" w:sz="0" w:space="0" w:color="auto"/>
        <w:right w:val="none" w:sz="0" w:space="0" w:color="auto"/>
      </w:divBdr>
      <w:divsChild>
        <w:div w:id="1893270147">
          <w:marLeft w:val="0"/>
          <w:marRight w:val="0"/>
          <w:marTop w:val="0"/>
          <w:marBottom w:val="0"/>
          <w:divBdr>
            <w:top w:val="none" w:sz="0" w:space="0" w:color="auto"/>
            <w:left w:val="none" w:sz="0" w:space="0" w:color="auto"/>
            <w:bottom w:val="none" w:sz="0" w:space="0" w:color="auto"/>
            <w:right w:val="none" w:sz="0" w:space="0" w:color="auto"/>
          </w:divBdr>
          <w:divsChild>
            <w:div w:id="463933067">
              <w:marLeft w:val="0"/>
              <w:marRight w:val="0"/>
              <w:marTop w:val="0"/>
              <w:marBottom w:val="0"/>
              <w:divBdr>
                <w:top w:val="none" w:sz="0" w:space="0" w:color="auto"/>
                <w:left w:val="none" w:sz="0" w:space="0" w:color="auto"/>
                <w:bottom w:val="none" w:sz="0" w:space="0" w:color="auto"/>
                <w:right w:val="none" w:sz="0" w:space="0" w:color="auto"/>
              </w:divBdr>
              <w:divsChild>
                <w:div w:id="152182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333521">
      <w:bodyDiv w:val="1"/>
      <w:marLeft w:val="0"/>
      <w:marRight w:val="0"/>
      <w:marTop w:val="0"/>
      <w:marBottom w:val="0"/>
      <w:divBdr>
        <w:top w:val="none" w:sz="0" w:space="0" w:color="auto"/>
        <w:left w:val="none" w:sz="0" w:space="0" w:color="auto"/>
        <w:bottom w:val="none" w:sz="0" w:space="0" w:color="auto"/>
        <w:right w:val="none" w:sz="0" w:space="0" w:color="auto"/>
      </w:divBdr>
    </w:div>
    <w:div w:id="1839808591">
      <w:bodyDiv w:val="1"/>
      <w:marLeft w:val="0"/>
      <w:marRight w:val="0"/>
      <w:marTop w:val="0"/>
      <w:marBottom w:val="0"/>
      <w:divBdr>
        <w:top w:val="none" w:sz="0" w:space="0" w:color="auto"/>
        <w:left w:val="none" w:sz="0" w:space="0" w:color="auto"/>
        <w:bottom w:val="none" w:sz="0" w:space="0" w:color="auto"/>
        <w:right w:val="none" w:sz="0" w:space="0" w:color="auto"/>
      </w:divBdr>
    </w:div>
    <w:div w:id="1849056169">
      <w:bodyDiv w:val="1"/>
      <w:marLeft w:val="0"/>
      <w:marRight w:val="0"/>
      <w:marTop w:val="0"/>
      <w:marBottom w:val="0"/>
      <w:divBdr>
        <w:top w:val="none" w:sz="0" w:space="0" w:color="auto"/>
        <w:left w:val="none" w:sz="0" w:space="0" w:color="auto"/>
        <w:bottom w:val="none" w:sz="0" w:space="0" w:color="auto"/>
        <w:right w:val="none" w:sz="0" w:space="0" w:color="auto"/>
      </w:divBdr>
    </w:div>
    <w:div w:id="1854106679">
      <w:bodyDiv w:val="1"/>
      <w:marLeft w:val="0"/>
      <w:marRight w:val="0"/>
      <w:marTop w:val="0"/>
      <w:marBottom w:val="0"/>
      <w:divBdr>
        <w:top w:val="none" w:sz="0" w:space="0" w:color="auto"/>
        <w:left w:val="none" w:sz="0" w:space="0" w:color="auto"/>
        <w:bottom w:val="none" w:sz="0" w:space="0" w:color="auto"/>
        <w:right w:val="none" w:sz="0" w:space="0" w:color="auto"/>
      </w:divBdr>
    </w:div>
    <w:div w:id="1855684105">
      <w:bodyDiv w:val="1"/>
      <w:marLeft w:val="0"/>
      <w:marRight w:val="0"/>
      <w:marTop w:val="0"/>
      <w:marBottom w:val="0"/>
      <w:divBdr>
        <w:top w:val="none" w:sz="0" w:space="0" w:color="auto"/>
        <w:left w:val="none" w:sz="0" w:space="0" w:color="auto"/>
        <w:bottom w:val="none" w:sz="0" w:space="0" w:color="auto"/>
        <w:right w:val="none" w:sz="0" w:space="0" w:color="auto"/>
      </w:divBdr>
    </w:div>
    <w:div w:id="1860966193">
      <w:bodyDiv w:val="1"/>
      <w:marLeft w:val="0"/>
      <w:marRight w:val="0"/>
      <w:marTop w:val="0"/>
      <w:marBottom w:val="0"/>
      <w:divBdr>
        <w:top w:val="none" w:sz="0" w:space="0" w:color="auto"/>
        <w:left w:val="none" w:sz="0" w:space="0" w:color="auto"/>
        <w:bottom w:val="none" w:sz="0" w:space="0" w:color="auto"/>
        <w:right w:val="none" w:sz="0" w:space="0" w:color="auto"/>
      </w:divBdr>
    </w:div>
    <w:div w:id="1865168915">
      <w:bodyDiv w:val="1"/>
      <w:marLeft w:val="0"/>
      <w:marRight w:val="0"/>
      <w:marTop w:val="0"/>
      <w:marBottom w:val="0"/>
      <w:divBdr>
        <w:top w:val="none" w:sz="0" w:space="0" w:color="auto"/>
        <w:left w:val="none" w:sz="0" w:space="0" w:color="auto"/>
        <w:bottom w:val="none" w:sz="0" w:space="0" w:color="auto"/>
        <w:right w:val="none" w:sz="0" w:space="0" w:color="auto"/>
      </w:divBdr>
    </w:div>
    <w:div w:id="1898200919">
      <w:bodyDiv w:val="1"/>
      <w:marLeft w:val="0"/>
      <w:marRight w:val="0"/>
      <w:marTop w:val="0"/>
      <w:marBottom w:val="0"/>
      <w:divBdr>
        <w:top w:val="none" w:sz="0" w:space="0" w:color="auto"/>
        <w:left w:val="none" w:sz="0" w:space="0" w:color="auto"/>
        <w:bottom w:val="none" w:sz="0" w:space="0" w:color="auto"/>
        <w:right w:val="none" w:sz="0" w:space="0" w:color="auto"/>
      </w:divBdr>
    </w:div>
    <w:div w:id="1900091264">
      <w:bodyDiv w:val="1"/>
      <w:marLeft w:val="0"/>
      <w:marRight w:val="0"/>
      <w:marTop w:val="0"/>
      <w:marBottom w:val="0"/>
      <w:divBdr>
        <w:top w:val="none" w:sz="0" w:space="0" w:color="auto"/>
        <w:left w:val="none" w:sz="0" w:space="0" w:color="auto"/>
        <w:bottom w:val="none" w:sz="0" w:space="0" w:color="auto"/>
        <w:right w:val="none" w:sz="0" w:space="0" w:color="auto"/>
      </w:divBdr>
    </w:div>
    <w:div w:id="1905682562">
      <w:bodyDiv w:val="1"/>
      <w:marLeft w:val="0"/>
      <w:marRight w:val="0"/>
      <w:marTop w:val="0"/>
      <w:marBottom w:val="0"/>
      <w:divBdr>
        <w:top w:val="none" w:sz="0" w:space="0" w:color="auto"/>
        <w:left w:val="none" w:sz="0" w:space="0" w:color="auto"/>
        <w:bottom w:val="none" w:sz="0" w:space="0" w:color="auto"/>
        <w:right w:val="none" w:sz="0" w:space="0" w:color="auto"/>
      </w:divBdr>
    </w:div>
    <w:div w:id="1909266633">
      <w:bodyDiv w:val="1"/>
      <w:marLeft w:val="0"/>
      <w:marRight w:val="0"/>
      <w:marTop w:val="0"/>
      <w:marBottom w:val="0"/>
      <w:divBdr>
        <w:top w:val="none" w:sz="0" w:space="0" w:color="auto"/>
        <w:left w:val="none" w:sz="0" w:space="0" w:color="auto"/>
        <w:bottom w:val="none" w:sz="0" w:space="0" w:color="auto"/>
        <w:right w:val="none" w:sz="0" w:space="0" w:color="auto"/>
      </w:divBdr>
    </w:div>
    <w:div w:id="1918710173">
      <w:bodyDiv w:val="1"/>
      <w:marLeft w:val="0"/>
      <w:marRight w:val="0"/>
      <w:marTop w:val="0"/>
      <w:marBottom w:val="0"/>
      <w:divBdr>
        <w:top w:val="none" w:sz="0" w:space="0" w:color="auto"/>
        <w:left w:val="none" w:sz="0" w:space="0" w:color="auto"/>
        <w:bottom w:val="none" w:sz="0" w:space="0" w:color="auto"/>
        <w:right w:val="none" w:sz="0" w:space="0" w:color="auto"/>
      </w:divBdr>
    </w:div>
    <w:div w:id="1920558154">
      <w:bodyDiv w:val="1"/>
      <w:marLeft w:val="0"/>
      <w:marRight w:val="0"/>
      <w:marTop w:val="0"/>
      <w:marBottom w:val="0"/>
      <w:divBdr>
        <w:top w:val="none" w:sz="0" w:space="0" w:color="auto"/>
        <w:left w:val="none" w:sz="0" w:space="0" w:color="auto"/>
        <w:bottom w:val="none" w:sz="0" w:space="0" w:color="auto"/>
        <w:right w:val="none" w:sz="0" w:space="0" w:color="auto"/>
      </w:divBdr>
    </w:div>
    <w:div w:id="1947883535">
      <w:bodyDiv w:val="1"/>
      <w:marLeft w:val="0"/>
      <w:marRight w:val="0"/>
      <w:marTop w:val="0"/>
      <w:marBottom w:val="0"/>
      <w:divBdr>
        <w:top w:val="none" w:sz="0" w:space="0" w:color="auto"/>
        <w:left w:val="none" w:sz="0" w:space="0" w:color="auto"/>
        <w:bottom w:val="none" w:sz="0" w:space="0" w:color="auto"/>
        <w:right w:val="none" w:sz="0" w:space="0" w:color="auto"/>
      </w:divBdr>
    </w:div>
    <w:div w:id="1965504497">
      <w:bodyDiv w:val="1"/>
      <w:marLeft w:val="0"/>
      <w:marRight w:val="0"/>
      <w:marTop w:val="0"/>
      <w:marBottom w:val="0"/>
      <w:divBdr>
        <w:top w:val="none" w:sz="0" w:space="0" w:color="auto"/>
        <w:left w:val="none" w:sz="0" w:space="0" w:color="auto"/>
        <w:bottom w:val="none" w:sz="0" w:space="0" w:color="auto"/>
        <w:right w:val="none" w:sz="0" w:space="0" w:color="auto"/>
      </w:divBdr>
      <w:divsChild>
        <w:div w:id="1161771410">
          <w:marLeft w:val="0"/>
          <w:marRight w:val="0"/>
          <w:marTop w:val="0"/>
          <w:marBottom w:val="0"/>
          <w:divBdr>
            <w:top w:val="none" w:sz="0" w:space="0" w:color="auto"/>
            <w:left w:val="none" w:sz="0" w:space="0" w:color="auto"/>
            <w:bottom w:val="none" w:sz="0" w:space="0" w:color="auto"/>
            <w:right w:val="none" w:sz="0" w:space="0" w:color="auto"/>
          </w:divBdr>
        </w:div>
      </w:divsChild>
    </w:div>
    <w:div w:id="1987274102">
      <w:bodyDiv w:val="1"/>
      <w:marLeft w:val="0"/>
      <w:marRight w:val="0"/>
      <w:marTop w:val="0"/>
      <w:marBottom w:val="0"/>
      <w:divBdr>
        <w:top w:val="none" w:sz="0" w:space="0" w:color="auto"/>
        <w:left w:val="none" w:sz="0" w:space="0" w:color="auto"/>
        <w:bottom w:val="none" w:sz="0" w:space="0" w:color="auto"/>
        <w:right w:val="none" w:sz="0" w:space="0" w:color="auto"/>
      </w:divBdr>
    </w:div>
    <w:div w:id="1996713791">
      <w:bodyDiv w:val="1"/>
      <w:marLeft w:val="0"/>
      <w:marRight w:val="0"/>
      <w:marTop w:val="0"/>
      <w:marBottom w:val="0"/>
      <w:divBdr>
        <w:top w:val="none" w:sz="0" w:space="0" w:color="auto"/>
        <w:left w:val="none" w:sz="0" w:space="0" w:color="auto"/>
        <w:bottom w:val="none" w:sz="0" w:space="0" w:color="auto"/>
        <w:right w:val="none" w:sz="0" w:space="0" w:color="auto"/>
      </w:divBdr>
    </w:div>
    <w:div w:id="2006201381">
      <w:bodyDiv w:val="1"/>
      <w:marLeft w:val="0"/>
      <w:marRight w:val="0"/>
      <w:marTop w:val="0"/>
      <w:marBottom w:val="0"/>
      <w:divBdr>
        <w:top w:val="none" w:sz="0" w:space="0" w:color="auto"/>
        <w:left w:val="none" w:sz="0" w:space="0" w:color="auto"/>
        <w:bottom w:val="none" w:sz="0" w:space="0" w:color="auto"/>
        <w:right w:val="none" w:sz="0" w:space="0" w:color="auto"/>
      </w:divBdr>
    </w:div>
    <w:div w:id="2014410055">
      <w:bodyDiv w:val="1"/>
      <w:marLeft w:val="0"/>
      <w:marRight w:val="0"/>
      <w:marTop w:val="0"/>
      <w:marBottom w:val="0"/>
      <w:divBdr>
        <w:top w:val="none" w:sz="0" w:space="0" w:color="auto"/>
        <w:left w:val="none" w:sz="0" w:space="0" w:color="auto"/>
        <w:bottom w:val="none" w:sz="0" w:space="0" w:color="auto"/>
        <w:right w:val="none" w:sz="0" w:space="0" w:color="auto"/>
      </w:divBdr>
    </w:div>
    <w:div w:id="2033728663">
      <w:bodyDiv w:val="1"/>
      <w:marLeft w:val="0"/>
      <w:marRight w:val="0"/>
      <w:marTop w:val="0"/>
      <w:marBottom w:val="0"/>
      <w:divBdr>
        <w:top w:val="none" w:sz="0" w:space="0" w:color="auto"/>
        <w:left w:val="none" w:sz="0" w:space="0" w:color="auto"/>
        <w:bottom w:val="none" w:sz="0" w:space="0" w:color="auto"/>
        <w:right w:val="none" w:sz="0" w:space="0" w:color="auto"/>
      </w:divBdr>
    </w:div>
    <w:div w:id="2040079914">
      <w:bodyDiv w:val="1"/>
      <w:marLeft w:val="0"/>
      <w:marRight w:val="0"/>
      <w:marTop w:val="0"/>
      <w:marBottom w:val="0"/>
      <w:divBdr>
        <w:top w:val="none" w:sz="0" w:space="0" w:color="auto"/>
        <w:left w:val="none" w:sz="0" w:space="0" w:color="auto"/>
        <w:bottom w:val="none" w:sz="0" w:space="0" w:color="auto"/>
        <w:right w:val="none" w:sz="0" w:space="0" w:color="auto"/>
      </w:divBdr>
    </w:div>
    <w:div w:id="2043019398">
      <w:bodyDiv w:val="1"/>
      <w:marLeft w:val="0"/>
      <w:marRight w:val="0"/>
      <w:marTop w:val="0"/>
      <w:marBottom w:val="0"/>
      <w:divBdr>
        <w:top w:val="none" w:sz="0" w:space="0" w:color="auto"/>
        <w:left w:val="none" w:sz="0" w:space="0" w:color="auto"/>
        <w:bottom w:val="none" w:sz="0" w:space="0" w:color="auto"/>
        <w:right w:val="none" w:sz="0" w:space="0" w:color="auto"/>
      </w:divBdr>
    </w:div>
    <w:div w:id="2046178771">
      <w:bodyDiv w:val="1"/>
      <w:marLeft w:val="0"/>
      <w:marRight w:val="0"/>
      <w:marTop w:val="0"/>
      <w:marBottom w:val="0"/>
      <w:divBdr>
        <w:top w:val="none" w:sz="0" w:space="0" w:color="auto"/>
        <w:left w:val="none" w:sz="0" w:space="0" w:color="auto"/>
        <w:bottom w:val="none" w:sz="0" w:space="0" w:color="auto"/>
        <w:right w:val="none" w:sz="0" w:space="0" w:color="auto"/>
      </w:divBdr>
    </w:div>
    <w:div w:id="2047633254">
      <w:bodyDiv w:val="1"/>
      <w:marLeft w:val="0"/>
      <w:marRight w:val="0"/>
      <w:marTop w:val="0"/>
      <w:marBottom w:val="0"/>
      <w:divBdr>
        <w:top w:val="none" w:sz="0" w:space="0" w:color="auto"/>
        <w:left w:val="none" w:sz="0" w:space="0" w:color="auto"/>
        <w:bottom w:val="none" w:sz="0" w:space="0" w:color="auto"/>
        <w:right w:val="none" w:sz="0" w:space="0" w:color="auto"/>
      </w:divBdr>
    </w:div>
    <w:div w:id="2048524814">
      <w:bodyDiv w:val="1"/>
      <w:marLeft w:val="0"/>
      <w:marRight w:val="0"/>
      <w:marTop w:val="0"/>
      <w:marBottom w:val="0"/>
      <w:divBdr>
        <w:top w:val="none" w:sz="0" w:space="0" w:color="auto"/>
        <w:left w:val="none" w:sz="0" w:space="0" w:color="auto"/>
        <w:bottom w:val="none" w:sz="0" w:space="0" w:color="auto"/>
        <w:right w:val="none" w:sz="0" w:space="0" w:color="auto"/>
      </w:divBdr>
    </w:div>
    <w:div w:id="2054840681">
      <w:bodyDiv w:val="1"/>
      <w:marLeft w:val="0"/>
      <w:marRight w:val="0"/>
      <w:marTop w:val="0"/>
      <w:marBottom w:val="0"/>
      <w:divBdr>
        <w:top w:val="none" w:sz="0" w:space="0" w:color="auto"/>
        <w:left w:val="none" w:sz="0" w:space="0" w:color="auto"/>
        <w:bottom w:val="none" w:sz="0" w:space="0" w:color="auto"/>
        <w:right w:val="none" w:sz="0" w:space="0" w:color="auto"/>
      </w:divBdr>
    </w:div>
    <w:div w:id="2056076005">
      <w:bodyDiv w:val="1"/>
      <w:marLeft w:val="0"/>
      <w:marRight w:val="0"/>
      <w:marTop w:val="0"/>
      <w:marBottom w:val="0"/>
      <w:divBdr>
        <w:top w:val="none" w:sz="0" w:space="0" w:color="auto"/>
        <w:left w:val="none" w:sz="0" w:space="0" w:color="auto"/>
        <w:bottom w:val="none" w:sz="0" w:space="0" w:color="auto"/>
        <w:right w:val="none" w:sz="0" w:space="0" w:color="auto"/>
      </w:divBdr>
    </w:div>
    <w:div w:id="2065061834">
      <w:bodyDiv w:val="1"/>
      <w:marLeft w:val="0"/>
      <w:marRight w:val="0"/>
      <w:marTop w:val="0"/>
      <w:marBottom w:val="0"/>
      <w:divBdr>
        <w:top w:val="none" w:sz="0" w:space="0" w:color="auto"/>
        <w:left w:val="none" w:sz="0" w:space="0" w:color="auto"/>
        <w:bottom w:val="none" w:sz="0" w:space="0" w:color="auto"/>
        <w:right w:val="none" w:sz="0" w:space="0" w:color="auto"/>
      </w:divBdr>
    </w:div>
    <w:div w:id="2067103428">
      <w:bodyDiv w:val="1"/>
      <w:marLeft w:val="0"/>
      <w:marRight w:val="0"/>
      <w:marTop w:val="0"/>
      <w:marBottom w:val="0"/>
      <w:divBdr>
        <w:top w:val="none" w:sz="0" w:space="0" w:color="auto"/>
        <w:left w:val="none" w:sz="0" w:space="0" w:color="auto"/>
        <w:bottom w:val="none" w:sz="0" w:space="0" w:color="auto"/>
        <w:right w:val="none" w:sz="0" w:space="0" w:color="auto"/>
      </w:divBdr>
    </w:div>
    <w:div w:id="2078897612">
      <w:bodyDiv w:val="1"/>
      <w:marLeft w:val="0"/>
      <w:marRight w:val="0"/>
      <w:marTop w:val="0"/>
      <w:marBottom w:val="0"/>
      <w:divBdr>
        <w:top w:val="none" w:sz="0" w:space="0" w:color="auto"/>
        <w:left w:val="none" w:sz="0" w:space="0" w:color="auto"/>
        <w:bottom w:val="none" w:sz="0" w:space="0" w:color="auto"/>
        <w:right w:val="none" w:sz="0" w:space="0" w:color="auto"/>
      </w:divBdr>
    </w:div>
    <w:div w:id="2097434136">
      <w:bodyDiv w:val="1"/>
      <w:marLeft w:val="0"/>
      <w:marRight w:val="0"/>
      <w:marTop w:val="0"/>
      <w:marBottom w:val="0"/>
      <w:divBdr>
        <w:top w:val="none" w:sz="0" w:space="0" w:color="auto"/>
        <w:left w:val="none" w:sz="0" w:space="0" w:color="auto"/>
        <w:bottom w:val="none" w:sz="0" w:space="0" w:color="auto"/>
        <w:right w:val="none" w:sz="0" w:space="0" w:color="auto"/>
      </w:divBdr>
      <w:divsChild>
        <w:div w:id="668291034">
          <w:marLeft w:val="0"/>
          <w:marRight w:val="0"/>
          <w:marTop w:val="0"/>
          <w:marBottom w:val="0"/>
          <w:divBdr>
            <w:top w:val="none" w:sz="0" w:space="0" w:color="auto"/>
            <w:left w:val="none" w:sz="0" w:space="0" w:color="auto"/>
            <w:bottom w:val="none" w:sz="0" w:space="0" w:color="auto"/>
            <w:right w:val="none" w:sz="0" w:space="0" w:color="auto"/>
          </w:divBdr>
          <w:divsChild>
            <w:div w:id="226965769">
              <w:marLeft w:val="0"/>
              <w:marRight w:val="0"/>
              <w:marTop w:val="0"/>
              <w:marBottom w:val="0"/>
              <w:divBdr>
                <w:top w:val="none" w:sz="0" w:space="0" w:color="auto"/>
                <w:left w:val="none" w:sz="0" w:space="0" w:color="auto"/>
                <w:bottom w:val="none" w:sz="0" w:space="0" w:color="auto"/>
                <w:right w:val="none" w:sz="0" w:space="0" w:color="auto"/>
              </w:divBdr>
              <w:divsChild>
                <w:div w:id="44912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476586">
      <w:bodyDiv w:val="1"/>
      <w:marLeft w:val="0"/>
      <w:marRight w:val="0"/>
      <w:marTop w:val="0"/>
      <w:marBottom w:val="0"/>
      <w:divBdr>
        <w:top w:val="none" w:sz="0" w:space="0" w:color="auto"/>
        <w:left w:val="none" w:sz="0" w:space="0" w:color="auto"/>
        <w:bottom w:val="none" w:sz="0" w:space="0" w:color="auto"/>
        <w:right w:val="none" w:sz="0" w:space="0" w:color="auto"/>
      </w:divBdr>
    </w:div>
    <w:div w:id="2117821975">
      <w:bodyDiv w:val="1"/>
      <w:marLeft w:val="0"/>
      <w:marRight w:val="0"/>
      <w:marTop w:val="0"/>
      <w:marBottom w:val="0"/>
      <w:divBdr>
        <w:top w:val="none" w:sz="0" w:space="0" w:color="auto"/>
        <w:left w:val="none" w:sz="0" w:space="0" w:color="auto"/>
        <w:bottom w:val="none" w:sz="0" w:space="0" w:color="auto"/>
        <w:right w:val="none" w:sz="0" w:space="0" w:color="auto"/>
      </w:divBdr>
    </w:div>
    <w:div w:id="2124179474">
      <w:bodyDiv w:val="1"/>
      <w:marLeft w:val="0"/>
      <w:marRight w:val="0"/>
      <w:marTop w:val="0"/>
      <w:marBottom w:val="0"/>
      <w:divBdr>
        <w:top w:val="none" w:sz="0" w:space="0" w:color="auto"/>
        <w:left w:val="none" w:sz="0" w:space="0" w:color="auto"/>
        <w:bottom w:val="none" w:sz="0" w:space="0" w:color="auto"/>
        <w:right w:val="none" w:sz="0" w:space="0" w:color="auto"/>
      </w:divBdr>
    </w:div>
    <w:div w:id="2128502704">
      <w:bodyDiv w:val="1"/>
      <w:marLeft w:val="0"/>
      <w:marRight w:val="0"/>
      <w:marTop w:val="0"/>
      <w:marBottom w:val="0"/>
      <w:divBdr>
        <w:top w:val="none" w:sz="0" w:space="0" w:color="auto"/>
        <w:left w:val="none" w:sz="0" w:space="0" w:color="auto"/>
        <w:bottom w:val="none" w:sz="0" w:space="0" w:color="auto"/>
        <w:right w:val="none" w:sz="0" w:space="0" w:color="auto"/>
      </w:divBdr>
      <w:divsChild>
        <w:div w:id="1924097191">
          <w:marLeft w:val="0"/>
          <w:marRight w:val="0"/>
          <w:marTop w:val="0"/>
          <w:marBottom w:val="0"/>
          <w:divBdr>
            <w:top w:val="none" w:sz="0" w:space="0" w:color="auto"/>
            <w:left w:val="none" w:sz="0" w:space="0" w:color="auto"/>
            <w:bottom w:val="none" w:sz="0" w:space="0" w:color="auto"/>
            <w:right w:val="none" w:sz="0" w:space="0" w:color="auto"/>
          </w:divBdr>
          <w:divsChild>
            <w:div w:id="1268461170">
              <w:marLeft w:val="0"/>
              <w:marRight w:val="0"/>
              <w:marTop w:val="0"/>
              <w:marBottom w:val="0"/>
              <w:divBdr>
                <w:top w:val="none" w:sz="0" w:space="0" w:color="auto"/>
                <w:left w:val="none" w:sz="0" w:space="0" w:color="auto"/>
                <w:bottom w:val="none" w:sz="0" w:space="0" w:color="auto"/>
                <w:right w:val="none" w:sz="0" w:space="0" w:color="auto"/>
              </w:divBdr>
              <w:divsChild>
                <w:div w:id="131225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905201">
      <w:bodyDiv w:val="1"/>
      <w:marLeft w:val="0"/>
      <w:marRight w:val="0"/>
      <w:marTop w:val="0"/>
      <w:marBottom w:val="0"/>
      <w:divBdr>
        <w:top w:val="none" w:sz="0" w:space="0" w:color="auto"/>
        <w:left w:val="none" w:sz="0" w:space="0" w:color="auto"/>
        <w:bottom w:val="none" w:sz="0" w:space="0" w:color="auto"/>
        <w:right w:val="none" w:sz="0" w:space="0" w:color="auto"/>
      </w:divBdr>
    </w:div>
    <w:div w:id="2135975391">
      <w:bodyDiv w:val="1"/>
      <w:marLeft w:val="0"/>
      <w:marRight w:val="0"/>
      <w:marTop w:val="0"/>
      <w:marBottom w:val="0"/>
      <w:divBdr>
        <w:top w:val="none" w:sz="0" w:space="0" w:color="auto"/>
        <w:left w:val="none" w:sz="0" w:space="0" w:color="auto"/>
        <w:bottom w:val="none" w:sz="0" w:space="0" w:color="auto"/>
        <w:right w:val="none" w:sz="0" w:space="0" w:color="auto"/>
      </w:divBdr>
      <w:divsChild>
        <w:div w:id="1090080944">
          <w:marLeft w:val="0"/>
          <w:marRight w:val="0"/>
          <w:marTop w:val="0"/>
          <w:marBottom w:val="0"/>
          <w:divBdr>
            <w:top w:val="none" w:sz="0" w:space="0" w:color="auto"/>
            <w:left w:val="none" w:sz="0" w:space="0" w:color="auto"/>
            <w:bottom w:val="none" w:sz="0" w:space="0" w:color="auto"/>
            <w:right w:val="none" w:sz="0" w:space="0" w:color="auto"/>
          </w:divBdr>
          <w:divsChild>
            <w:div w:id="550578314">
              <w:marLeft w:val="0"/>
              <w:marRight w:val="0"/>
              <w:marTop w:val="0"/>
              <w:marBottom w:val="0"/>
              <w:divBdr>
                <w:top w:val="none" w:sz="0" w:space="0" w:color="auto"/>
                <w:left w:val="none" w:sz="0" w:space="0" w:color="auto"/>
                <w:bottom w:val="none" w:sz="0" w:space="0" w:color="auto"/>
                <w:right w:val="none" w:sz="0" w:space="0" w:color="auto"/>
              </w:divBdr>
              <w:divsChild>
                <w:div w:id="10301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333323">
      <w:bodyDiv w:val="1"/>
      <w:marLeft w:val="0"/>
      <w:marRight w:val="0"/>
      <w:marTop w:val="0"/>
      <w:marBottom w:val="0"/>
      <w:divBdr>
        <w:top w:val="none" w:sz="0" w:space="0" w:color="auto"/>
        <w:left w:val="none" w:sz="0" w:space="0" w:color="auto"/>
        <w:bottom w:val="none" w:sz="0" w:space="0" w:color="auto"/>
        <w:right w:val="none" w:sz="0" w:space="0" w:color="auto"/>
      </w:divBdr>
    </w:div>
    <w:div w:id="2139181483">
      <w:bodyDiv w:val="1"/>
      <w:marLeft w:val="0"/>
      <w:marRight w:val="0"/>
      <w:marTop w:val="0"/>
      <w:marBottom w:val="0"/>
      <w:divBdr>
        <w:top w:val="none" w:sz="0" w:space="0" w:color="auto"/>
        <w:left w:val="none" w:sz="0" w:space="0" w:color="auto"/>
        <w:bottom w:val="none" w:sz="0" w:space="0" w:color="auto"/>
        <w:right w:val="none" w:sz="0" w:space="0" w:color="auto"/>
      </w:divBdr>
    </w:div>
    <w:div w:id="2145151067">
      <w:bodyDiv w:val="1"/>
      <w:marLeft w:val="0"/>
      <w:marRight w:val="0"/>
      <w:marTop w:val="0"/>
      <w:marBottom w:val="0"/>
      <w:divBdr>
        <w:top w:val="none" w:sz="0" w:space="0" w:color="auto"/>
        <w:left w:val="none" w:sz="0" w:space="0" w:color="auto"/>
        <w:bottom w:val="none" w:sz="0" w:space="0" w:color="auto"/>
        <w:right w:val="none" w:sz="0" w:space="0" w:color="auto"/>
      </w:divBdr>
      <w:divsChild>
        <w:div w:id="670138333">
          <w:marLeft w:val="0"/>
          <w:marRight w:val="0"/>
          <w:marTop w:val="0"/>
          <w:marBottom w:val="0"/>
          <w:divBdr>
            <w:top w:val="none" w:sz="0" w:space="0" w:color="auto"/>
            <w:left w:val="none" w:sz="0" w:space="0" w:color="auto"/>
            <w:bottom w:val="none" w:sz="0" w:space="0" w:color="auto"/>
            <w:right w:val="none" w:sz="0" w:space="0" w:color="auto"/>
          </w:divBdr>
          <w:divsChild>
            <w:div w:id="1703551259">
              <w:marLeft w:val="0"/>
              <w:marRight w:val="0"/>
              <w:marTop w:val="0"/>
              <w:marBottom w:val="0"/>
              <w:divBdr>
                <w:top w:val="none" w:sz="0" w:space="0" w:color="auto"/>
                <w:left w:val="none" w:sz="0" w:space="0" w:color="auto"/>
                <w:bottom w:val="none" w:sz="0" w:space="0" w:color="auto"/>
                <w:right w:val="none" w:sz="0" w:space="0" w:color="auto"/>
              </w:divBdr>
              <w:divsChild>
                <w:div w:id="46493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microsoft.com/office/2011/relationships/commentsExtended" Target="commentsExtended.xml"/><Relationship Id="rId17" Type="http://schemas.microsoft.com/office/2018/08/relationships/commentsExtensible" Target="commentsExtensible.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_rels/footnotes.xml.rels><?xml version="1.0" encoding="UTF-8" standalone="yes"?>
<Relationships xmlns="http://schemas.openxmlformats.org/package/2006/relationships"><Relationship Id="rId8" Type="http://schemas.openxmlformats.org/officeDocument/2006/relationships/hyperlink" Target="https://chat.openai.com/" TargetMode="External"/><Relationship Id="rId13" Type="http://schemas.openxmlformats.org/officeDocument/2006/relationships/hyperlink" Target="https://vpg.cs.princeton.edu/" TargetMode="External"/><Relationship Id="rId3" Type="http://schemas.openxmlformats.org/officeDocument/2006/relationships/hyperlink" Target="https://www.facebook.com/" TargetMode="External"/><Relationship Id="rId7" Type="http://schemas.openxmlformats.org/officeDocument/2006/relationships/hyperlink" Target="https://bostondynamics.com/" TargetMode="External"/><Relationship Id="rId12" Type="http://schemas.openxmlformats.org/officeDocument/2006/relationships/hyperlink" Target="https://labs.openai.com/" TargetMode="External"/><Relationship Id="rId2" Type="http://schemas.openxmlformats.org/officeDocument/2006/relationships/hyperlink" Target="https://www.microsoft.com/" TargetMode="External"/><Relationship Id="rId1" Type="http://schemas.openxmlformats.org/officeDocument/2006/relationships/hyperlink" Target="https://www.google.com/" TargetMode="External"/><Relationship Id="rId6" Type="http://schemas.openxmlformats.org/officeDocument/2006/relationships/hyperlink" Target="https://www.forbes.com/sites/louiscolumbus/2018/01/12/10-charts-that-will-change-your-perspective-on-artificial-intelligences-growth" TargetMode="External"/><Relationship Id="rId11" Type="http://schemas.openxmlformats.org/officeDocument/2006/relationships/hyperlink" Target="https://www.tesla.com/" TargetMode="External"/><Relationship Id="rId5" Type="http://schemas.openxmlformats.org/officeDocument/2006/relationships/hyperlink" Target="https://openai.com/" TargetMode="External"/><Relationship Id="rId10" Type="http://schemas.openxmlformats.org/officeDocument/2006/relationships/hyperlink" Target="https://gemini.google.com/" TargetMode="External"/><Relationship Id="rId4" Type="http://schemas.openxmlformats.org/officeDocument/2006/relationships/hyperlink" Target="https://www.amazon.com/" TargetMode="External"/><Relationship Id="rId9" Type="http://schemas.openxmlformats.org/officeDocument/2006/relationships/hyperlink" Target="https://openai.com/" TargetMode="External"/><Relationship Id="rId14" Type="http://schemas.openxmlformats.org/officeDocument/2006/relationships/hyperlink" Target="https://jupyter.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Kir18</b:Tag>
    <b:SourceType>Book</b:SourceType>
    <b:Guid>{5CB65DD5-14E9-4BFB-B205-A65BA1ED3420}</b:Guid>
    <b:Author>
      <b:Author>
        <b:NameList>
          <b:Person>
            <b:Last>Kirsch</b:Last>
            <b:First>Daniel</b:First>
          </b:Person>
          <b:Person>
            <b:Last>Hurwitz</b:Last>
            <b:First>Judith</b:First>
          </b:Person>
        </b:NameList>
      </b:Author>
    </b:Author>
    <b:Title>Machine Learning For Dummies</b:Title>
    <b:Year>2018</b:Year>
    <b:City>New Jersey</b:City>
    <b:Publisher>John Wiley &amp; Sons, Inc.</b:Publisher>
    <b:RefOrder>1</b:RefOrder>
  </b:Source>
  <b:Source>
    <b:Tag>Mit97</b:Tag>
    <b:SourceType>Book</b:SourceType>
    <b:Guid>{C5DA4661-2A8C-4CD8-B87D-806A6A32CFE3}</b:Guid>
    <b:Author>
      <b:Author>
        <b:NameList>
          <b:Person>
            <b:Last>Mitchell</b:Last>
            <b:First>Tom</b:First>
          </b:Person>
        </b:NameList>
      </b:Author>
    </b:Author>
    <b:Title>Machine Learning</b:Title>
    <b:Year>1997</b:Year>
    <b:City>New York</b:City>
    <b:LCID>en-US</b:LCID>
    <b:Publisher>McGraw-Hill</b:Publisher>
    <b:RefOrder>6</b:RefOrder>
  </b:Source>
  <b:Source>
    <b:Tag>Wil16</b:Tag>
    <b:SourceType>Book</b:SourceType>
    <b:Guid>{6235A0EB-0AEF-40F2-BE26-8921F6FEA2AD}</b:Guid>
    <b:Title>Meet the nine billion-dollar companies turning a profit from sustainability</b:Title>
    <b:Year>2016</b:Year>
    <b:Publisher>The Guardian</b:Publisher>
    <b:Author>
      <b:Author>
        <b:NameList>
          <b:Person>
            <b:Last>Williams</b:Last>
            <b:First>Freya</b:First>
          </b:Person>
        </b:NameList>
      </b:Author>
    </b:Author>
    <b:RefOrder>2</b:RefOrder>
  </b:Source>
  <b:Source>
    <b:Tag>Rus10</b:Tag>
    <b:SourceType>Book</b:SourceType>
    <b:Guid>{94CA29FE-0223-4273-B90A-641A9FAE4D17}</b:Guid>
    <b:Title>Artificial IntelligenceA Modern Approach</b:Title>
    <b:Year>2010</b:Year>
    <b:City>New Jersey</b:City>
    <b:Publisher>Pearson Education, Inc.</b:Publisher>
    <b:Author>
      <b:Author>
        <b:NameList>
          <b:Person>
            <b:Last>Russell</b:Last>
            <b:First>Stuart</b:First>
          </b:Person>
          <b:Person>
            <b:Last>Norvig</b:Last>
            <b:First>Peter</b:First>
          </b:Person>
        </b:NameList>
      </b:Author>
    </b:Author>
    <b:RefOrder>3</b:RefOrder>
  </b:Source>
  <b:Source>
    <b:Tag>Moh18</b:Tag>
    <b:SourceType>Book</b:SourceType>
    <b:Guid>{FD71DA9E-AD8C-43F1-A003-737FA0B661CE}</b:Guid>
    <b:Title>Foundations of machine learning</b:Title>
    <b:Year>2018</b:Year>
    <b:City>Cambridge, Massachusetts</b:City>
    <b:Publisher>The MIT Press</b:Publisher>
    <b:Author>
      <b:Author>
        <b:NameList>
          <b:Person>
            <b:Last>Mohri</b:Last>
            <b:First>Mehryar</b:First>
          </b:Person>
          <b:Person>
            <b:Last>Rostamizadeh</b:Last>
            <b:First>Afshin </b:First>
          </b:Person>
          <b:Person>
            <b:Last>Talwalkar</b:Last>
            <b:First>Ameet </b:First>
          </b:Person>
        </b:NameList>
      </b:Author>
    </b:Author>
    <b:RefOrder>5</b:RefOrder>
  </b:Source>
  <b:Source>
    <b:Tag>Alp10</b:Tag>
    <b:SourceType>Book</b:SourceType>
    <b:Guid>{358196D6-DF44-4EFB-8965-FE8C958EF8E2}</b:Guid>
    <b:Title>Introduction to Machine Learning</b:Title>
    <b:Year>2010</b:Year>
    <b:City>Cambridge, Massachusetts</b:City>
    <b:Publisher>The MIT Press</b:Publisher>
    <b:Author>
      <b:Author>
        <b:NameList>
          <b:Person>
            <b:Last>Alpaydin</b:Last>
            <b:First>Ethem</b:First>
          </b:Person>
        </b:NameList>
      </b:Author>
    </b:Author>
    <b:RefOrder>8</b:RefOrder>
  </b:Source>
  <b:Source>
    <b:Tag>Wit11</b:Tag>
    <b:SourceType>Book</b:SourceType>
    <b:Guid>{5C1CB02C-1148-4000-BB51-B252951A8394}</b:Guid>
    <b:Title>Data Mining: Practical Machine Learning Tools and Techniques</b:Title>
    <b:Year>2011</b:Year>
    <b:City>Burlington, USA</b:City>
    <b:Publisher>Morgan Kaufmann</b:Publisher>
    <b:Author>
      <b:Author>
        <b:NameList>
          <b:Person>
            <b:Last>Witten</b:Last>
            <b:Middle>H.</b:Middle>
            <b:First>Ian</b:First>
          </b:Person>
          <b:Person>
            <b:Last>Frank</b:Last>
            <b:First>Eibe</b:First>
          </b:Person>
          <b:Person>
            <b:Last>Hall</b:Last>
            <b:Middle>A.</b:Middle>
            <b:First>Mark</b:First>
          </b:Person>
        </b:NameList>
      </b:Author>
    </b:Author>
    <b:RefOrder>11</b:RefOrder>
  </b:Source>
  <b:Source>
    <b:Tag>Jam17</b:Tag>
    <b:SourceType>Book</b:SourceType>
    <b:Guid>{B98E7778-3FFE-4BDC-886B-221FB3C27974}</b:Guid>
    <b:Title>An Introduction to Statistical Learning: with Applications in R</b:Title>
    <b:Year>2017</b:Year>
    <b:City>New York City, USA</b:City>
    <b:Publisher>Springer</b:Publisher>
    <b:Author>
      <b:Author>
        <b:NameList>
          <b:Person>
            <b:Last>James</b:Last>
            <b:First>Gareth</b:First>
          </b:Person>
          <b:Person>
            <b:Last>Witten</b:Last>
            <b:First>Daniela</b:First>
          </b:Person>
          <b:Person>
            <b:Last>Hastie</b:Last>
            <b:First>Trevor</b:First>
          </b:Person>
          <b:Person>
            <b:Last>Tibshirani</b:Last>
            <b:First>Robert</b:First>
          </b:Person>
        </b:NameList>
      </b:Author>
    </b:Author>
    <b:RefOrder>9</b:RefOrder>
  </b:Source>
  <b:Source>
    <b:Tag>Wei19</b:Tag>
    <b:SourceType>Book</b:SourceType>
    <b:Guid>{C8957D00-DC93-49AF-92DC-1241C492F053}</b:Guid>
    <b:Title>Real-time face recognition based on pre-identification and multi-scale classification</b:Title>
    <b:Year>2019</b:Year>
    <b:City>London, England</b:City>
    <b:Publisher>The Institution of Engineering and Technology</b:Publisher>
    <b:Author>
      <b:Author>
        <b:NameList>
          <b:Person>
            <b:Last>Weidong</b:Last>
            <b:First>Min</b:First>
          </b:Person>
          <b:Person>
            <b:Last>Mengdan</b:Last>
            <b:First>Fan</b:First>
          </b:Person>
          <b:Person>
            <b:Last>Jing</b:Last>
            <b:First>Li</b:First>
          </b:Person>
          <b:Person>
            <b:Last>Quing</b:Last>
            <b:First>Han</b:First>
          </b:Person>
        </b:NameList>
      </b:Author>
    </b:Author>
    <b:RefOrder>7</b:RefOrder>
  </b:Source>
  <b:Source>
    <b:Tag>Boc18</b:Tag>
    <b:SourceType>Book</b:SourceType>
    <b:Guid>{2C44EB98-972F-45B1-BBF0-411DAFD702DF}</b:Guid>
    <b:Title>CO2 based room occupancy detection : an IoT and machine learning application </b:Title>
    <b:Year>2018</b:Year>
    <b:City>Louvain-la-Neuve</b:City>
    <b:Publisher>Université catholique de Louvain</b:Publisher>
    <b:Author>
      <b:Author>
        <b:NameList>
          <b:Person>
            <b:Last>Bockstael</b:Last>
            <b:First>Nicolas</b:First>
          </b:Person>
          <b:Person>
            <b:Last>Jadin</b:Last>
            <b:First>Alexandre</b:First>
          </b:Person>
        </b:NameList>
      </b:Author>
    </b:Author>
    <b:RefOrder>14</b:RefOrder>
  </b:Source>
  <b:Source>
    <b:Tag>Too18</b:Tag>
    <b:SourceType>Book</b:SourceType>
    <b:Guid>{64CDF654-0A40-46F4-8EB6-A08DFE898B64}</b:Guid>
    <b:Title>Learning Jupyter 5: Explore Interactive Computing Using Python, Java, and More</b:Title>
    <b:Year>2018</b:Year>
    <b:City>Birmingham, UK</b:City>
    <b:Publisher>Packt Publishing</b:Publisher>
    <b:Author>
      <b:Author>
        <b:NameList>
          <b:Person>
            <b:Last>Toomey</b:Last>
            <b:First>Dan</b:First>
          </b:Person>
        </b:NameList>
      </b:Author>
    </b:Author>
    <b:RefOrder>13</b:RefOrder>
  </b:Source>
  <b:Source>
    <b:Tag>Dan19</b:Tag>
    <b:SourceType>Book</b:SourceType>
    <b:Guid>{9DD288A2-27D5-4E9D-9695-4CDE2F450ABE}</b:Guid>
    <b:Title>Data Science at Scale with Python and Dask</b:Title>
    <b:Year>2019</b:Year>
    <b:City>Shelter Island, New York</b:City>
    <b:Publisher>Manning</b:Publisher>
    <b:Author>
      <b:Author>
        <b:NameList>
          <b:Person>
            <b:Last>Daniel</b:Last>
            <b:First>Jesse</b:First>
          </b:Person>
        </b:NameList>
      </b:Author>
    </b:Author>
    <b:RefOrder>12</b:RefOrder>
  </b:Source>
  <b:Source>
    <b:Tag>Ame20</b:Tag>
    <b:SourceType>Book</b:SourceType>
    <b:Guid>{DB7607C7-8AB1-435B-A86F-4668154D9851}</b:Guid>
    <b:Title>Building Machine Learning Powered Applications: Going from Idea to Product</b:Title>
    <b:Year>2020</b:Year>
    <b:City>Sebastopol, CA</b:City>
    <b:Publisher>O'Reilly Media, Inc.</b:Publisher>
    <b:Author>
      <b:Author>
        <b:NameList>
          <b:Person>
            <b:Last>Amelsen</b:Last>
            <b:First>Emmanuel</b:First>
          </b:Person>
        </b:NameList>
      </b:Author>
    </b:Author>
    <b:RefOrder>10</b:RefOrder>
  </b:Source>
  <b:Source>
    <b:Tag>Bis06</b:Tag>
    <b:SourceType>Book</b:SourceType>
    <b:Guid>{47DE9BBB-A2A6-42D4-B1BD-AB6B20C1D91D}</b:Guid>
    <b:Title>Pattern Recognition and Machine Learning</b:Title>
    <b:Year>2006</b:Year>
    <b:City>New York, USA</b:City>
    <b:Publisher>Springer</b:Publisher>
    <b:Author>
      <b:Author>
        <b:NameList>
          <b:Person>
            <b:Last>Bishop</b:Last>
            <b:Middle>M.</b:Middle>
            <b:First>Christopher</b:First>
          </b:Person>
        </b:NameList>
      </b:Author>
    </b:Author>
    <b:RefOrder>4</b:RefOrder>
  </b:Source>
  <b:Source>
    <b:Tag>Faw13</b:Tag>
    <b:SourceType>Book</b:SourceType>
    <b:Guid>{F7034ED0-5A48-48F0-A195-DECAC99F5B97}</b:Guid>
    <b:Title>Data Science for Business: What You Need to Know about Data Mining and Data-Analytic Thinking</b:Title>
    <b:Year>2013</b:Year>
    <b:City>Sebastopol, CA</b:City>
    <b:Publisher>O'Reilly Media, Inc.</b:Publisher>
    <b:Author>
      <b:Author>
        <b:NameList>
          <b:Person>
            <b:Last>Fawcett</b:Last>
            <b:First>Tom</b:First>
          </b:Person>
          <b:Person>
            <b:Last>Provost</b:Last>
            <b:First>Foster</b:First>
          </b:Person>
        </b:NameList>
      </b:Author>
    </b:Author>
    <b:RefOrder>15</b:RefOrder>
  </b:Source>
</b:Sources>
</file>

<file path=customXml/itemProps1.xml><?xml version="1.0" encoding="utf-8"?>
<ds:datastoreItem xmlns:ds="http://schemas.openxmlformats.org/officeDocument/2006/customXml" ds:itemID="{03B3AC88-1842-4209-ACAC-BF8E7027E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38</Pages>
  <Words>9714</Words>
  <Characters>55370</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Karpić</dc:creator>
  <cp:keywords/>
  <dc:description/>
  <cp:lastModifiedBy>Nikola Karpic</cp:lastModifiedBy>
  <cp:revision>94</cp:revision>
  <cp:lastPrinted>2024-02-26T05:13:00Z</cp:lastPrinted>
  <dcterms:created xsi:type="dcterms:W3CDTF">2023-12-02T22:40:00Z</dcterms:created>
  <dcterms:modified xsi:type="dcterms:W3CDTF">2024-03-25T07:19:00Z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3802564-d4a9-4f5d-b54c-5102b7370f71_Enabled">
    <vt:lpwstr>true</vt:lpwstr>
  </property>
  <property fmtid="{D5CDD505-2E9C-101B-9397-08002B2CF9AE}" pid="3" name="MSIP_Label_03802564-d4a9-4f5d-b54c-5102b7370f71_SetDate">
    <vt:lpwstr>2024-03-18T22:07:35Z</vt:lpwstr>
  </property>
  <property fmtid="{D5CDD505-2E9C-101B-9397-08002B2CF9AE}" pid="4" name="MSIP_Label_03802564-d4a9-4f5d-b54c-5102b7370f71_Method">
    <vt:lpwstr>Standard</vt:lpwstr>
  </property>
  <property fmtid="{D5CDD505-2E9C-101B-9397-08002B2CF9AE}" pid="5" name="MSIP_Label_03802564-d4a9-4f5d-b54c-5102b7370f71_Name">
    <vt:lpwstr>Internal</vt:lpwstr>
  </property>
  <property fmtid="{D5CDD505-2E9C-101B-9397-08002B2CF9AE}" pid="6" name="MSIP_Label_03802564-d4a9-4f5d-b54c-5102b7370f71_SiteId">
    <vt:lpwstr>a4b02d66-080f-46ad-af25-3b589ed3d542</vt:lpwstr>
  </property>
  <property fmtid="{D5CDD505-2E9C-101B-9397-08002B2CF9AE}" pid="7" name="MSIP_Label_03802564-d4a9-4f5d-b54c-5102b7370f71_ActionId">
    <vt:lpwstr>34ef83a9-a756-49f7-a338-15dc75fcfeb9</vt:lpwstr>
  </property>
  <property fmtid="{D5CDD505-2E9C-101B-9397-08002B2CF9AE}" pid="8" name="MSIP_Label_03802564-d4a9-4f5d-b54c-5102b7370f71_ContentBits">
    <vt:lpwstr>0</vt:lpwstr>
  </property>
</Properties>
</file>